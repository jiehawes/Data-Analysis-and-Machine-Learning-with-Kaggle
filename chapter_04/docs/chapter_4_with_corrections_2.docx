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CD408" w14:textId="1B042D35" w:rsidR="007544ED" w:rsidRPr="00413DA5" w:rsidRDefault="00C827A2" w:rsidP="0074182A">
      <w:pPr>
        <w:pStyle w:val="ChapterNumberPACKT"/>
        <w:rPr>
          <w:rFonts w:ascii="Calibri" w:hAnsi="Calibri" w:cs="Calibri"/>
        </w:rPr>
      </w:pPr>
      <w:r w:rsidRPr="00413DA5">
        <w:rPr>
          <w:rFonts w:ascii="Calibri" w:hAnsi="Calibri" w:cs="Calibri"/>
        </w:rPr>
        <w:t>4</w:t>
      </w:r>
    </w:p>
    <w:p w14:paraId="713CD409" w14:textId="42634D9F" w:rsidR="007544ED" w:rsidRPr="00413DA5" w:rsidRDefault="00C827A2" w:rsidP="0074182A">
      <w:pPr>
        <w:pStyle w:val="ChapterTitlePACKT"/>
        <w:rPr>
          <w:rFonts w:ascii="Calibri" w:hAnsi="Calibri" w:cs="Calibri"/>
        </w:rPr>
      </w:pPr>
      <w:r w:rsidRPr="00413DA5">
        <w:rPr>
          <w:rFonts w:ascii="Calibri" w:hAnsi="Calibri" w:cs="Calibri"/>
        </w:rPr>
        <w:t xml:space="preserve">Leveraging Discussion </w:t>
      </w:r>
      <w:r w:rsidR="008743F2" w:rsidRPr="00413DA5">
        <w:rPr>
          <w:rFonts w:ascii="Calibri" w:hAnsi="Calibri" w:cs="Calibri"/>
        </w:rPr>
        <w:t>F</w:t>
      </w:r>
      <w:r w:rsidRPr="00413DA5">
        <w:rPr>
          <w:rFonts w:ascii="Calibri" w:hAnsi="Calibri" w:cs="Calibri"/>
        </w:rPr>
        <w:t>orums</w:t>
      </w:r>
    </w:p>
    <w:p w14:paraId="713CD40C" w14:textId="1E0DE094" w:rsidR="007544ED" w:rsidRPr="00413DA5" w:rsidRDefault="00C827A2" w:rsidP="0074182A">
      <w:pPr>
        <w:pStyle w:val="NormalPACKT"/>
        <w:rPr>
          <w:rFonts w:ascii="Calibri" w:hAnsi="Calibri" w:cs="Calibri"/>
        </w:rPr>
      </w:pPr>
      <w:r w:rsidRPr="00413DA5">
        <w:rPr>
          <w:rFonts w:ascii="Calibri" w:hAnsi="Calibri" w:cs="Calibri"/>
        </w:rPr>
        <w:t>Discussion forums are the primary mean</w:t>
      </w:r>
      <w:r w:rsidR="00CF5F74" w:rsidRPr="00413DA5">
        <w:rPr>
          <w:rFonts w:ascii="Calibri" w:hAnsi="Calibri" w:cs="Calibri"/>
        </w:rPr>
        <w:t>s</w:t>
      </w:r>
      <w:r w:rsidRPr="00413DA5">
        <w:rPr>
          <w:rFonts w:ascii="Calibri" w:hAnsi="Calibri" w:cs="Calibri"/>
        </w:rPr>
        <w:t xml:space="preserve"> of information exchange on Kaggle</w:t>
      </w:r>
      <w:r w:rsidR="009D535D" w:rsidRPr="00413DA5">
        <w:rPr>
          <w:rFonts w:ascii="Calibri" w:hAnsi="Calibri" w:cs="Calibri"/>
        </w:rPr>
        <w:t>.</w:t>
      </w:r>
      <w:r w:rsidRPr="00413DA5">
        <w:rPr>
          <w:rFonts w:ascii="Calibri" w:hAnsi="Calibri" w:cs="Calibri"/>
        </w:rPr>
        <w:t xml:space="preserve"> </w:t>
      </w:r>
      <w:r w:rsidR="009D535D" w:rsidRPr="00413DA5">
        <w:rPr>
          <w:rFonts w:ascii="Calibri" w:hAnsi="Calibri" w:cs="Calibri"/>
        </w:rPr>
        <w:t>Wh</w:t>
      </w:r>
      <w:r w:rsidRPr="00413DA5">
        <w:rPr>
          <w:rFonts w:ascii="Calibri" w:hAnsi="Calibri" w:cs="Calibri"/>
        </w:rPr>
        <w:t xml:space="preserve">ether it’s </w:t>
      </w:r>
      <w:r w:rsidR="00CF5F74" w:rsidRPr="00413DA5">
        <w:rPr>
          <w:rFonts w:ascii="Calibri" w:hAnsi="Calibri" w:cs="Calibri"/>
        </w:rPr>
        <w:t>discussing</w:t>
      </w:r>
      <w:r w:rsidRPr="00413DA5">
        <w:rPr>
          <w:rFonts w:ascii="Calibri" w:hAnsi="Calibri" w:cs="Calibri"/>
        </w:rPr>
        <w:t xml:space="preserve"> an ongoing competition, engaging in a conversation about a dataset</w:t>
      </w:r>
      <w:r w:rsidR="009D535D" w:rsidRPr="00413DA5">
        <w:rPr>
          <w:rFonts w:ascii="Calibri" w:hAnsi="Calibri" w:cs="Calibri"/>
        </w:rPr>
        <w:t>,</w:t>
      </w:r>
      <w:r w:rsidRPr="00413DA5">
        <w:rPr>
          <w:rFonts w:ascii="Calibri" w:hAnsi="Calibri" w:cs="Calibri"/>
        </w:rPr>
        <w:t xml:space="preserve"> or a notebook presenting a novel approach</w:t>
      </w:r>
      <w:r w:rsidR="009D535D" w:rsidRPr="00413DA5">
        <w:rPr>
          <w:rFonts w:ascii="Calibri" w:hAnsi="Calibri" w:cs="Calibri"/>
        </w:rPr>
        <w:t>,</w:t>
      </w:r>
      <w:r w:rsidRPr="00413DA5">
        <w:rPr>
          <w:rFonts w:ascii="Calibri" w:hAnsi="Calibri" w:cs="Calibri"/>
        </w:rPr>
        <w:t xml:space="preserve"> Kagglers talk about things all the time. </w:t>
      </w:r>
    </w:p>
    <w:p w14:paraId="713CD40E" w14:textId="725CEF68" w:rsidR="007544ED" w:rsidRPr="00413DA5" w:rsidRDefault="00C827A2" w:rsidP="0074182A">
      <w:pPr>
        <w:pStyle w:val="NormalPACKT"/>
        <w:rPr>
          <w:rFonts w:ascii="Calibri" w:hAnsi="Calibri" w:cs="Calibri"/>
        </w:rPr>
      </w:pPr>
      <w:r w:rsidRPr="00413DA5">
        <w:rPr>
          <w:rFonts w:ascii="Calibri" w:hAnsi="Calibri" w:cs="Calibri"/>
        </w:rPr>
        <w:t xml:space="preserve">In this chapter we present the Discussion forums: how they are organized, the code of conduct and the manners in which the wealth of information therein can be used. </w:t>
      </w:r>
      <w:r w:rsidR="006A74B5" w:rsidRPr="00413DA5">
        <w:rPr>
          <w:rFonts w:ascii="Calibri" w:hAnsi="Calibri" w:cs="Calibri"/>
        </w:rPr>
        <w:t>We cover the following topics:</w:t>
      </w:r>
    </w:p>
    <w:p w14:paraId="7259629D" w14:textId="7ABE44FB" w:rsidR="006A74B5" w:rsidRPr="00413DA5" w:rsidRDefault="006A74B5" w:rsidP="006A74B5">
      <w:pPr>
        <w:pStyle w:val="BulletPACKT"/>
        <w:rPr>
          <w:rFonts w:ascii="Calibri" w:hAnsi="Calibri" w:cs="Calibri"/>
        </w:rPr>
      </w:pPr>
      <w:r w:rsidRPr="00413DA5">
        <w:rPr>
          <w:rFonts w:ascii="Calibri" w:hAnsi="Calibri" w:cs="Calibri"/>
        </w:rPr>
        <w:t>How forums work</w:t>
      </w:r>
    </w:p>
    <w:p w14:paraId="777998A1" w14:textId="0E52379A" w:rsidR="001C47F6" w:rsidRDefault="001C47F6" w:rsidP="006A74B5">
      <w:pPr>
        <w:pStyle w:val="BulletPACKT"/>
        <w:rPr>
          <w:rFonts w:ascii="Calibri" w:hAnsi="Calibri" w:cs="Calibri"/>
        </w:rPr>
      </w:pPr>
      <w:r w:rsidRPr="00413DA5">
        <w:rPr>
          <w:rFonts w:ascii="Calibri" w:hAnsi="Calibri" w:cs="Calibri"/>
        </w:rPr>
        <w:t>Discussion points for an example competition</w:t>
      </w:r>
    </w:p>
    <w:p w14:paraId="032BD2AF" w14:textId="1E6AB28F" w:rsidR="00F74361" w:rsidRDefault="00F74361" w:rsidP="006A74B5">
      <w:pPr>
        <w:pStyle w:val="BulletPACKT"/>
        <w:rPr>
          <w:rFonts w:ascii="Calibri" w:hAnsi="Calibri" w:cs="Calibri"/>
        </w:rPr>
      </w:pPr>
      <w:r>
        <w:rPr>
          <w:rFonts w:ascii="Calibri" w:hAnsi="Calibri" w:cs="Calibri"/>
        </w:rPr>
        <w:t>Netiquette</w:t>
      </w:r>
    </w:p>
    <w:p w14:paraId="7A0FD380" w14:textId="0DA9E94E" w:rsidR="006A74B5" w:rsidRPr="00F44149" w:rsidRDefault="006A74B5" w:rsidP="00F74361">
      <w:pPr>
        <w:pStyle w:val="BulletEndPACKT"/>
        <w:numPr>
          <w:ilvl w:val="0"/>
          <w:numId w:val="0"/>
        </w:numPr>
        <w:rPr>
          <w:ins w:id="0" w:author="Lucy Wan" w:date="2022-01-20T15:38:00Z"/>
          <w:rFonts w:ascii="Calibri" w:hAnsi="Calibri" w:cs="Calibri"/>
        </w:rPr>
      </w:pPr>
    </w:p>
    <w:p w14:paraId="713CD40F" w14:textId="46B0B7BC" w:rsidR="007544ED" w:rsidRPr="00413DA5" w:rsidRDefault="00C827A2" w:rsidP="0074182A">
      <w:pPr>
        <w:pStyle w:val="Nagwek1"/>
        <w:rPr>
          <w:rFonts w:ascii="Calibri" w:hAnsi="Calibri" w:cs="Calibri"/>
        </w:rPr>
      </w:pPr>
      <w:r w:rsidRPr="00413DA5">
        <w:rPr>
          <w:rFonts w:ascii="Calibri" w:hAnsi="Calibri" w:cs="Calibri"/>
        </w:rPr>
        <w:t>How forums work</w:t>
      </w:r>
    </w:p>
    <w:p w14:paraId="713CD412" w14:textId="156D5E2B" w:rsidR="007544ED" w:rsidRPr="00413DA5" w:rsidRDefault="00C827A2" w:rsidP="0074182A">
      <w:pPr>
        <w:pStyle w:val="NormalPACKT"/>
        <w:rPr>
          <w:rFonts w:ascii="Calibri" w:hAnsi="Calibri" w:cs="Calibri"/>
        </w:rPr>
      </w:pPr>
      <w:r w:rsidRPr="00413DA5">
        <w:rPr>
          <w:rFonts w:ascii="Calibri" w:hAnsi="Calibri" w:cs="Calibri"/>
        </w:rPr>
        <w:t xml:space="preserve">You can enter the discussion forum in several </w:t>
      </w:r>
      <w:r w:rsidR="00150F53" w:rsidRPr="00413DA5">
        <w:rPr>
          <w:rFonts w:ascii="Calibri" w:hAnsi="Calibri" w:cs="Calibri"/>
        </w:rPr>
        <w:t>ways</w:t>
      </w:r>
      <w:r w:rsidR="00150F53" w:rsidRPr="00413DA5">
        <w:rPr>
          <w:rFonts w:ascii="Calibri" w:hAnsi="Calibri" w:cs="Calibri"/>
        </w:rPr>
        <w:t>.</w:t>
      </w:r>
      <w:r w:rsidRPr="00413DA5">
        <w:rPr>
          <w:rFonts w:ascii="Calibri" w:hAnsi="Calibri" w:cs="Calibri"/>
        </w:rPr>
        <w:t xml:space="preserve"> </w:t>
      </w:r>
      <w:r w:rsidR="00150F53" w:rsidRPr="00413DA5">
        <w:rPr>
          <w:rFonts w:ascii="Calibri" w:hAnsi="Calibri" w:cs="Calibri"/>
        </w:rPr>
        <w:t>T</w:t>
      </w:r>
      <w:r w:rsidRPr="00413DA5">
        <w:rPr>
          <w:rFonts w:ascii="Calibri" w:hAnsi="Calibri" w:cs="Calibri"/>
        </w:rPr>
        <w:t xml:space="preserve">he most direct </w:t>
      </w:r>
      <w:r w:rsidR="00150F53" w:rsidRPr="00413DA5">
        <w:rPr>
          <w:rFonts w:ascii="Calibri" w:hAnsi="Calibri" w:cs="Calibri"/>
        </w:rPr>
        <w:t>way</w:t>
      </w:r>
      <w:r w:rsidRPr="00413DA5">
        <w:rPr>
          <w:rFonts w:ascii="Calibri" w:hAnsi="Calibri" w:cs="Calibri"/>
        </w:rPr>
        <w:t xml:space="preserve"> is by clicking on </w:t>
      </w:r>
      <w:r w:rsidRPr="00413DA5">
        <w:rPr>
          <w:rStyle w:val="ScreenTextPACKT"/>
          <w:rFonts w:ascii="Calibri" w:hAnsi="Calibri" w:cs="Calibri"/>
        </w:rPr>
        <w:t>Discussions</w:t>
      </w:r>
      <w:r w:rsidRPr="00413DA5">
        <w:rPr>
          <w:rFonts w:ascii="Calibri" w:hAnsi="Calibri" w:cs="Calibri"/>
        </w:rPr>
        <w:t xml:space="preserve"> in the left-hand side panel:</w:t>
      </w:r>
    </w:p>
    <w:p w14:paraId="713CD413" w14:textId="77777777" w:rsidR="007544ED" w:rsidRPr="00413DA5" w:rsidRDefault="00C827A2" w:rsidP="0074182A">
      <w:pPr>
        <w:pStyle w:val="FigurePACKT"/>
        <w:rPr>
          <w:rFonts w:ascii="Calibri" w:hAnsi="Calibri" w:cs="Calibri"/>
          <w:lang w:val="en-US"/>
        </w:rPr>
      </w:pPr>
      <w:r w:rsidRPr="00413DA5">
        <w:rPr>
          <w:rFonts w:ascii="Calibri" w:hAnsi="Calibri" w:cs="Calibri"/>
          <w:noProof/>
        </w:rPr>
        <w:lastRenderedPageBreak/>
        <w:drawing>
          <wp:inline distT="0" distB="0" distL="0" distR="0" wp14:anchorId="713CD475" wp14:editId="713CD476">
            <wp:extent cx="5731510" cy="2400935"/>
            <wp:effectExtent l="0" t="0" r="0" b="0"/>
            <wp:docPr id="1"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5" descr="Obraz zawierający tekst&#10;&#10;Opis wygenerowany automatycznie"/>
                    <pic:cNvPicPr>
                      <a:picLocks noChangeAspect="1" noChangeArrowheads="1"/>
                    </pic:cNvPicPr>
                  </pic:nvPicPr>
                  <pic:blipFill>
                    <a:blip r:embed="rId10"/>
                    <a:stretch>
                      <a:fillRect/>
                    </a:stretch>
                  </pic:blipFill>
                  <pic:spPr bwMode="auto">
                    <a:xfrm>
                      <a:off x="0" y="0"/>
                      <a:ext cx="5731510" cy="2400935"/>
                    </a:xfrm>
                    <a:prstGeom prst="rect">
                      <a:avLst/>
                    </a:prstGeom>
                  </pic:spPr>
                </pic:pic>
              </a:graphicData>
            </a:graphic>
          </wp:inline>
        </w:drawing>
      </w:r>
    </w:p>
    <w:p w14:paraId="713CD415" w14:textId="21870C69" w:rsidR="007544ED" w:rsidRPr="00413DA5" w:rsidRDefault="00C827A2" w:rsidP="00585034">
      <w:pPr>
        <w:pStyle w:val="FigureCaptionPACKT"/>
        <w:rPr>
          <w:rFonts w:ascii="Calibri" w:hAnsi="Calibri" w:cs="Calibri"/>
        </w:rPr>
      </w:pPr>
      <w:r w:rsidRPr="00413DA5">
        <w:rPr>
          <w:rFonts w:ascii="Calibri" w:hAnsi="Calibri" w:cs="Calibri"/>
        </w:rPr>
        <w:t xml:space="preserve">Figure </w:t>
      </w:r>
      <w:r w:rsidR="00C84AE9" w:rsidRPr="00413DA5">
        <w:rPr>
          <w:rFonts w:ascii="Calibri" w:hAnsi="Calibri" w:cs="Calibri"/>
        </w:rPr>
        <w:t>4</w:t>
      </w:r>
      <w:r w:rsidRPr="00413DA5">
        <w:rPr>
          <w:rFonts w:ascii="Calibri" w:hAnsi="Calibri" w:cs="Calibri"/>
        </w:rPr>
        <w:t xml:space="preserve">.1: Entering the </w:t>
      </w:r>
      <w:r w:rsidR="0074182A" w:rsidRPr="00413DA5">
        <w:rPr>
          <w:rFonts w:ascii="Calibri" w:hAnsi="Calibri" w:cs="Calibri"/>
        </w:rPr>
        <w:t>D</w:t>
      </w:r>
      <w:r w:rsidRPr="00413DA5">
        <w:rPr>
          <w:rFonts w:ascii="Calibri" w:hAnsi="Calibri" w:cs="Calibri"/>
        </w:rPr>
        <w:t xml:space="preserve">iscussion </w:t>
      </w:r>
      <w:r w:rsidR="00BE52C7" w:rsidRPr="00413DA5">
        <w:rPr>
          <w:rFonts w:ascii="Calibri" w:hAnsi="Calibri" w:cs="Calibri"/>
        </w:rPr>
        <w:t>page</w:t>
      </w:r>
      <w:r w:rsidRPr="00413DA5">
        <w:rPr>
          <w:rFonts w:ascii="Calibri" w:hAnsi="Calibri" w:cs="Calibri"/>
        </w:rPr>
        <w:t xml:space="preserve"> from the main menu</w:t>
      </w:r>
    </w:p>
    <w:p w14:paraId="713CD41D" w14:textId="71DDF99D" w:rsidR="007544ED" w:rsidRPr="00413DA5" w:rsidRDefault="00C827A2" w:rsidP="0074182A">
      <w:pPr>
        <w:pStyle w:val="NormalPACKT"/>
        <w:rPr>
          <w:rFonts w:ascii="Calibri" w:hAnsi="Calibri" w:cs="Calibri"/>
        </w:rPr>
      </w:pPr>
      <w:r w:rsidRPr="00413DA5">
        <w:rPr>
          <w:rFonts w:ascii="Calibri" w:hAnsi="Calibri" w:cs="Calibri"/>
        </w:rPr>
        <w:t>The top section contains</w:t>
      </w:r>
      <w:r w:rsidR="00C32408" w:rsidRPr="00413DA5">
        <w:rPr>
          <w:rFonts w:ascii="Calibri" w:hAnsi="Calibri" w:cs="Calibri"/>
        </w:rPr>
        <w:t xml:space="preserve"> </w:t>
      </w:r>
      <w:r w:rsidR="00C32408" w:rsidRPr="00413DA5">
        <w:rPr>
          <w:rStyle w:val="ScreenTextPACKT"/>
          <w:rFonts w:ascii="Calibri" w:hAnsi="Calibri" w:cs="Calibri"/>
        </w:rPr>
        <w:t>F</w:t>
      </w:r>
      <w:r w:rsidRPr="00413DA5">
        <w:rPr>
          <w:rStyle w:val="ScreenTextPACKT"/>
          <w:rFonts w:ascii="Calibri" w:hAnsi="Calibri" w:cs="Calibri"/>
        </w:rPr>
        <w:t>orums</w:t>
      </w:r>
      <w:r w:rsidR="00C32408" w:rsidRPr="00413DA5">
        <w:rPr>
          <w:rFonts w:ascii="Calibri" w:hAnsi="Calibri" w:cs="Calibri"/>
        </w:rPr>
        <w:t>,</w:t>
      </w:r>
      <w:r w:rsidRPr="00413DA5">
        <w:rPr>
          <w:rFonts w:ascii="Calibri" w:hAnsi="Calibri" w:cs="Calibri"/>
        </w:rPr>
        <w:t xml:space="preserve"> </w:t>
      </w:r>
      <w:r w:rsidR="003B6C3A" w:rsidRPr="00413DA5">
        <w:rPr>
          <w:rFonts w:ascii="Calibri" w:hAnsi="Calibri" w:cs="Calibri"/>
        </w:rPr>
        <w:t>aggregations</w:t>
      </w:r>
      <w:r w:rsidRPr="00413DA5">
        <w:rPr>
          <w:rFonts w:ascii="Calibri" w:hAnsi="Calibri" w:cs="Calibri"/>
        </w:rPr>
        <w:t xml:space="preserve"> of general topics</w:t>
      </w:r>
      <w:r w:rsidR="00C32408" w:rsidRPr="00413DA5">
        <w:rPr>
          <w:rFonts w:ascii="Calibri" w:hAnsi="Calibri" w:cs="Calibri"/>
        </w:rPr>
        <w:t>.</w:t>
      </w:r>
      <w:r w:rsidRPr="00413DA5">
        <w:rPr>
          <w:rFonts w:ascii="Calibri" w:hAnsi="Calibri" w:cs="Calibri"/>
        </w:rPr>
        <w:t xml:space="preserve"> </w:t>
      </w:r>
      <w:r w:rsidR="00C32408" w:rsidRPr="00413DA5">
        <w:rPr>
          <w:rFonts w:ascii="Calibri" w:hAnsi="Calibri" w:cs="Calibri"/>
        </w:rPr>
        <w:t>P</w:t>
      </w:r>
      <w:r w:rsidRPr="00413DA5">
        <w:rPr>
          <w:rFonts w:ascii="Calibri" w:hAnsi="Calibri" w:cs="Calibri"/>
        </w:rPr>
        <w:t>erusing those is useful whether you are participating in your first competition, have a suggestion to make</w:t>
      </w:r>
      <w:r w:rsidR="00FF5262" w:rsidRPr="00413DA5">
        <w:rPr>
          <w:rFonts w:ascii="Calibri" w:hAnsi="Calibri" w:cs="Calibri"/>
        </w:rPr>
        <w:t>,</w:t>
      </w:r>
      <w:r w:rsidRPr="00413DA5">
        <w:rPr>
          <w:rFonts w:ascii="Calibri" w:hAnsi="Calibri" w:cs="Calibri"/>
        </w:rPr>
        <w:t xml:space="preserve"> or just </w:t>
      </w:r>
      <w:r w:rsidR="00FF5262" w:rsidRPr="00413DA5">
        <w:rPr>
          <w:rFonts w:ascii="Calibri" w:hAnsi="Calibri" w:cs="Calibri"/>
        </w:rPr>
        <w:t xml:space="preserve">have </w:t>
      </w:r>
      <w:r w:rsidRPr="00413DA5">
        <w:rPr>
          <w:rFonts w:ascii="Calibri" w:hAnsi="Calibri" w:cs="Calibri"/>
        </w:rPr>
        <w:t xml:space="preserve">a general question because you feel lost. Below </w:t>
      </w:r>
      <w:r w:rsidR="00B24A38" w:rsidRPr="00413DA5">
        <w:rPr>
          <w:rFonts w:ascii="Calibri" w:hAnsi="Calibri" w:cs="Calibri"/>
        </w:rPr>
        <w:t>the forums</w:t>
      </w:r>
      <w:r w:rsidRPr="00413DA5">
        <w:rPr>
          <w:rFonts w:ascii="Calibri" w:hAnsi="Calibri" w:cs="Calibri"/>
        </w:rPr>
        <w:t xml:space="preserve">, you can find the combined view of discussions across Kaggle: mostly conversations related to competitions (which form the bulk of activity on Kaggle), but also notebooks or notable datasets. By default, they are sorted by </w:t>
      </w:r>
      <w:r w:rsidR="00E30F3C" w:rsidRPr="00413DA5">
        <w:rPr>
          <w:rFonts w:ascii="Calibri" w:hAnsi="Calibri" w:cs="Calibri"/>
        </w:rPr>
        <w:t>"</w:t>
      </w:r>
      <w:r w:rsidRPr="00413DA5">
        <w:rPr>
          <w:rFonts w:ascii="Calibri" w:hAnsi="Calibri" w:cs="Calibri"/>
        </w:rPr>
        <w:t>hotness</w:t>
      </w:r>
      <w:r w:rsidR="00E30F3C" w:rsidRPr="00413DA5">
        <w:rPr>
          <w:rFonts w:ascii="Calibri" w:hAnsi="Calibri" w:cs="Calibri"/>
        </w:rPr>
        <w:t>"; in other words,</w:t>
      </w:r>
      <w:r w:rsidRPr="00413DA5">
        <w:rPr>
          <w:rFonts w:ascii="Calibri" w:hAnsi="Calibri" w:cs="Calibri"/>
        </w:rPr>
        <w:t xml:space="preserve"> those with highest participation and most activity are shown closer to the top.</w:t>
      </w:r>
    </w:p>
    <w:p w14:paraId="713CD41E" w14:textId="28C83374" w:rsidR="007544ED" w:rsidRPr="00413DA5" w:rsidRDefault="00F30E9B" w:rsidP="0074182A">
      <w:pPr>
        <w:pStyle w:val="NormalPACKT"/>
        <w:rPr>
          <w:rFonts w:ascii="Calibri" w:hAnsi="Calibri" w:cs="Calibri"/>
        </w:rPr>
      </w:pPr>
      <w:r w:rsidRPr="00413DA5">
        <w:rPr>
          <w:rFonts w:ascii="Calibri" w:hAnsi="Calibri" w:cs="Calibri"/>
        </w:rPr>
        <w:t xml:space="preserve">The section below </w:t>
      </w:r>
      <w:r w:rsidR="00460A92" w:rsidRPr="00413DA5">
        <w:rPr>
          <w:rFonts w:ascii="Calibri" w:hAnsi="Calibri" w:cs="Calibri"/>
        </w:rPr>
        <w:t>Forums is</w:t>
      </w:r>
      <w:r w:rsidR="00C827A2" w:rsidRPr="00413DA5">
        <w:rPr>
          <w:rFonts w:ascii="Calibri" w:hAnsi="Calibri" w:cs="Calibri"/>
        </w:rPr>
        <w:t xml:space="preserve"> the one where you can find content more relevant to the dynamic nature of the field: a collection of discussion</w:t>
      </w:r>
      <w:r w:rsidR="00403C4A" w:rsidRPr="00413DA5">
        <w:rPr>
          <w:rFonts w:ascii="Calibri" w:hAnsi="Calibri" w:cs="Calibri"/>
        </w:rPr>
        <w:t>s</w:t>
      </w:r>
      <w:r w:rsidR="00C827A2" w:rsidRPr="00413DA5">
        <w:rPr>
          <w:rFonts w:ascii="Calibri" w:hAnsi="Calibri" w:cs="Calibri"/>
        </w:rPr>
        <w:t xml:space="preserve"> from different subsets of Kaggle, with the ability to filter on specific criteria</w:t>
      </w:r>
      <w:r w:rsidR="00483815" w:rsidRPr="00413DA5">
        <w:rPr>
          <w:rFonts w:ascii="Calibri" w:hAnsi="Calibri" w:cs="Calibri"/>
        </w:rPr>
        <w:t>:</w:t>
      </w:r>
    </w:p>
    <w:p w14:paraId="713CD41F" w14:textId="77777777" w:rsidR="007544ED" w:rsidRPr="00413DA5" w:rsidRDefault="00C827A2" w:rsidP="00585034">
      <w:pPr>
        <w:pStyle w:val="FigurePACKT"/>
        <w:rPr>
          <w:rFonts w:ascii="Calibri" w:hAnsi="Calibri" w:cs="Calibri"/>
        </w:rPr>
      </w:pPr>
      <w:r w:rsidRPr="00413DA5">
        <w:rPr>
          <w:rFonts w:ascii="Calibri" w:hAnsi="Calibri" w:cs="Calibri"/>
          <w:noProof/>
        </w:rPr>
        <w:lastRenderedPageBreak/>
        <w:drawing>
          <wp:inline distT="0" distB="0" distL="0" distR="0" wp14:anchorId="713CD477" wp14:editId="7DE7C136">
            <wp:extent cx="5431158" cy="3209925"/>
            <wp:effectExtent l="0" t="0" r="0" b="0"/>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a:picLocks noChangeAspect="1" noChangeArrowheads="1"/>
                    </pic:cNvPicPr>
                  </pic:nvPicPr>
                  <pic:blipFill rotWithShape="1">
                    <a:blip r:embed="rId11"/>
                    <a:srcRect l="10304" r="8265"/>
                    <a:stretch/>
                  </pic:blipFill>
                  <pic:spPr bwMode="auto">
                    <a:xfrm>
                      <a:off x="0" y="0"/>
                      <a:ext cx="5435508" cy="3212496"/>
                    </a:xfrm>
                    <a:prstGeom prst="rect">
                      <a:avLst/>
                    </a:prstGeom>
                    <a:ln>
                      <a:noFill/>
                    </a:ln>
                    <a:extLst>
                      <a:ext uri="{53640926-AAD7-44D8-BBD7-CCE9431645EC}">
                        <a14:shadowObscured xmlns:a14="http://schemas.microsoft.com/office/drawing/2010/main"/>
                      </a:ext>
                    </a:extLst>
                  </pic:spPr>
                </pic:pic>
              </a:graphicData>
            </a:graphic>
          </wp:inline>
        </w:drawing>
      </w:r>
    </w:p>
    <w:p w14:paraId="713CD421" w14:textId="203E1B10" w:rsidR="007544ED" w:rsidRPr="00413DA5" w:rsidRDefault="00C827A2" w:rsidP="00585034">
      <w:pPr>
        <w:pStyle w:val="FigureCaptionPACKT"/>
        <w:rPr>
          <w:rFonts w:ascii="Calibri" w:hAnsi="Calibri" w:cs="Calibri"/>
        </w:rPr>
      </w:pPr>
      <w:r w:rsidRPr="00413DA5">
        <w:rPr>
          <w:rFonts w:ascii="Calibri" w:hAnsi="Calibri" w:cs="Calibri"/>
        </w:rPr>
        <w:t xml:space="preserve">Figure </w:t>
      </w:r>
      <w:r w:rsidR="00DB3C57" w:rsidRPr="00413DA5">
        <w:rPr>
          <w:rFonts w:ascii="Calibri" w:hAnsi="Calibri" w:cs="Calibri"/>
        </w:rPr>
        <w:t>4</w:t>
      </w:r>
      <w:r w:rsidRPr="00413DA5">
        <w:rPr>
          <w:rFonts w:ascii="Calibri" w:hAnsi="Calibri" w:cs="Calibri"/>
        </w:rPr>
        <w:t>.2: Discussions from across Kaggle</w:t>
      </w:r>
    </w:p>
    <w:p w14:paraId="1940797E" w14:textId="77777777" w:rsidR="00647FD8" w:rsidRPr="00413DA5" w:rsidRDefault="00C827A2" w:rsidP="00585034">
      <w:pPr>
        <w:pStyle w:val="NormalPACKT"/>
        <w:rPr>
          <w:rFonts w:ascii="Calibri" w:hAnsi="Calibri" w:cs="Calibri"/>
        </w:rPr>
      </w:pPr>
      <w:r w:rsidRPr="00413DA5">
        <w:rPr>
          <w:rFonts w:ascii="Calibri" w:hAnsi="Calibri" w:cs="Calibri"/>
        </w:rPr>
        <w:t>Depending on your interest, you can start personalizing the content by using the filters:</w:t>
      </w:r>
      <w:r w:rsidR="00832C9A" w:rsidRPr="00413DA5">
        <w:rPr>
          <w:rFonts w:ascii="Calibri" w:hAnsi="Calibri" w:cs="Calibri"/>
        </w:rPr>
        <w:t xml:space="preserve"> Based on your preferences, you can filter by:</w:t>
      </w:r>
      <w:r w:rsidR="00647FD8" w:rsidRPr="00413DA5">
        <w:rPr>
          <w:rFonts w:ascii="Calibri" w:hAnsi="Calibri" w:cs="Calibri"/>
        </w:rPr>
        <w:t xml:space="preserve"> </w:t>
      </w:r>
    </w:p>
    <w:p w14:paraId="713CD423" w14:textId="503588A2" w:rsidR="007544ED" w:rsidRPr="00413DA5" w:rsidRDefault="007629E4" w:rsidP="00647FD8">
      <w:pPr>
        <w:pStyle w:val="NormalPACKT"/>
        <w:numPr>
          <w:ilvl w:val="0"/>
          <w:numId w:val="24"/>
        </w:numPr>
        <w:rPr>
          <w:rFonts w:ascii="Calibri" w:hAnsi="Calibri" w:cs="Calibri"/>
        </w:rPr>
      </w:pPr>
      <w:r w:rsidRPr="00413DA5">
        <w:rPr>
          <w:rFonts w:ascii="Calibri" w:hAnsi="Calibri" w:cs="Calibri"/>
        </w:rPr>
        <w:t>“</w:t>
      </w:r>
      <w:r w:rsidR="00647FD8" w:rsidRPr="00413DA5">
        <w:rPr>
          <w:rFonts w:ascii="Calibri" w:hAnsi="Calibri" w:cs="Calibri"/>
        </w:rPr>
        <w:t>recency</w:t>
      </w:r>
      <w:r w:rsidRPr="00413DA5">
        <w:rPr>
          <w:rFonts w:ascii="Calibri" w:hAnsi="Calibri" w:cs="Calibri"/>
        </w:rPr>
        <w:t>”</w:t>
      </w:r>
      <w:r w:rsidR="00647FD8" w:rsidRPr="00413DA5">
        <w:rPr>
          <w:rFonts w:ascii="Calibri" w:hAnsi="Calibri" w:cs="Calibri"/>
        </w:rPr>
        <w:t xml:space="preserve"> – which allows to </w:t>
      </w:r>
      <w:proofErr w:type="gramStart"/>
      <w:r w:rsidR="00647FD8" w:rsidRPr="00413DA5">
        <w:rPr>
          <w:rFonts w:ascii="Calibri" w:hAnsi="Calibri" w:cs="Calibri"/>
        </w:rPr>
        <w:t>e.g.</w:t>
      </w:r>
      <w:proofErr w:type="gramEnd"/>
      <w:r w:rsidR="00647FD8" w:rsidRPr="00413DA5">
        <w:rPr>
          <w:rFonts w:ascii="Calibri" w:hAnsi="Calibri" w:cs="Calibri"/>
        </w:rPr>
        <w:t xml:space="preserve"> control the range of information you are catching up on</w:t>
      </w:r>
    </w:p>
    <w:p w14:paraId="2C34917E" w14:textId="2EB549F0" w:rsidR="00647FD8" w:rsidRPr="00413DA5" w:rsidRDefault="003A07F5" w:rsidP="00647FD8">
      <w:pPr>
        <w:pStyle w:val="NormalPACKT"/>
        <w:numPr>
          <w:ilvl w:val="0"/>
          <w:numId w:val="24"/>
        </w:numPr>
        <w:rPr>
          <w:rFonts w:ascii="Calibri" w:hAnsi="Calibri" w:cs="Calibri"/>
        </w:rPr>
      </w:pPr>
      <w:r w:rsidRPr="00413DA5">
        <w:rPr>
          <w:rFonts w:ascii="Calibri" w:hAnsi="Calibri" w:cs="Calibri"/>
        </w:rPr>
        <w:t>“</w:t>
      </w:r>
      <w:proofErr w:type="gramStart"/>
      <w:r w:rsidRPr="00413DA5">
        <w:rPr>
          <w:rFonts w:ascii="Calibri" w:hAnsi="Calibri" w:cs="Calibri"/>
        </w:rPr>
        <w:t>my</w:t>
      </w:r>
      <w:proofErr w:type="gramEnd"/>
      <w:r w:rsidRPr="00413DA5">
        <w:rPr>
          <w:rFonts w:ascii="Calibri" w:hAnsi="Calibri" w:cs="Calibri"/>
        </w:rPr>
        <w:t xml:space="preserve"> activity” – if you need an overview of your comments / publications / views across all forums; useful if you are involved in multiple discussion simultaneously </w:t>
      </w:r>
    </w:p>
    <w:p w14:paraId="7BE24D08" w14:textId="1C2AD95D" w:rsidR="003A07F5" w:rsidRPr="00413DA5" w:rsidRDefault="00411B7D" w:rsidP="00647FD8">
      <w:pPr>
        <w:pStyle w:val="NormalPACKT"/>
        <w:numPr>
          <w:ilvl w:val="0"/>
          <w:numId w:val="24"/>
        </w:numPr>
        <w:rPr>
          <w:rFonts w:ascii="Calibri" w:hAnsi="Calibri" w:cs="Calibri"/>
        </w:rPr>
      </w:pPr>
      <w:r w:rsidRPr="00413DA5">
        <w:rPr>
          <w:rFonts w:ascii="Calibri" w:hAnsi="Calibri" w:cs="Calibri"/>
        </w:rPr>
        <w:t xml:space="preserve">“admin” </w:t>
      </w:r>
      <w:r w:rsidR="006C4069" w:rsidRPr="00413DA5">
        <w:rPr>
          <w:rFonts w:ascii="Calibri" w:hAnsi="Calibri" w:cs="Calibri"/>
        </w:rPr>
        <w:t>–</w:t>
      </w:r>
      <w:r w:rsidRPr="00413DA5">
        <w:rPr>
          <w:rFonts w:ascii="Calibri" w:hAnsi="Calibri" w:cs="Calibri"/>
        </w:rPr>
        <w:t xml:space="preserve"> </w:t>
      </w:r>
      <w:r w:rsidR="006C4069" w:rsidRPr="00413DA5">
        <w:rPr>
          <w:rFonts w:ascii="Calibri" w:hAnsi="Calibri" w:cs="Calibri"/>
        </w:rPr>
        <w:t>provides a quick overview of announcement from Kaggle admins</w:t>
      </w:r>
    </w:p>
    <w:p w14:paraId="32E176C3" w14:textId="1892BCD8" w:rsidR="006363C4" w:rsidRPr="00413DA5" w:rsidRDefault="001924F5" w:rsidP="00647FD8">
      <w:pPr>
        <w:pStyle w:val="NormalPACKT"/>
        <w:numPr>
          <w:ilvl w:val="0"/>
          <w:numId w:val="24"/>
        </w:numPr>
        <w:rPr>
          <w:rFonts w:ascii="Calibri" w:hAnsi="Calibri" w:cs="Calibri"/>
        </w:rPr>
      </w:pPr>
      <w:r w:rsidRPr="00413DA5">
        <w:rPr>
          <w:rFonts w:ascii="Calibri" w:hAnsi="Calibri" w:cs="Calibri"/>
        </w:rPr>
        <w:t xml:space="preserve">“types” </w:t>
      </w:r>
      <w:r w:rsidR="00254651" w:rsidRPr="00413DA5">
        <w:rPr>
          <w:rFonts w:ascii="Calibri" w:hAnsi="Calibri" w:cs="Calibri"/>
        </w:rPr>
        <w:t>–</w:t>
      </w:r>
      <w:r w:rsidRPr="00413DA5">
        <w:rPr>
          <w:rFonts w:ascii="Calibri" w:hAnsi="Calibri" w:cs="Calibri"/>
        </w:rPr>
        <w:t xml:space="preserve"> </w:t>
      </w:r>
      <w:r w:rsidR="00254651" w:rsidRPr="00413DA5">
        <w:rPr>
          <w:rFonts w:ascii="Calibri" w:hAnsi="Calibri" w:cs="Calibri"/>
        </w:rPr>
        <w:t>discussions can take place in the general forums, in specific competitions or around datasets</w:t>
      </w:r>
    </w:p>
    <w:p w14:paraId="50635C12" w14:textId="2A83442E" w:rsidR="009542DB" w:rsidRPr="00413DA5" w:rsidRDefault="009542DB" w:rsidP="00647FD8">
      <w:pPr>
        <w:pStyle w:val="NormalPACKT"/>
        <w:numPr>
          <w:ilvl w:val="0"/>
          <w:numId w:val="24"/>
        </w:numPr>
        <w:rPr>
          <w:rFonts w:ascii="Calibri" w:hAnsi="Calibri" w:cs="Calibri"/>
        </w:rPr>
      </w:pPr>
      <w:r w:rsidRPr="00413DA5">
        <w:rPr>
          <w:rFonts w:ascii="Calibri" w:hAnsi="Calibri" w:cs="Calibri"/>
        </w:rPr>
        <w:t xml:space="preserve">“tags” </w:t>
      </w:r>
      <w:r w:rsidR="00F84808" w:rsidRPr="00413DA5">
        <w:rPr>
          <w:rFonts w:ascii="Calibri" w:hAnsi="Calibri" w:cs="Calibri"/>
        </w:rPr>
        <w:t>–</w:t>
      </w:r>
      <w:r w:rsidRPr="00413DA5">
        <w:rPr>
          <w:rFonts w:ascii="Calibri" w:hAnsi="Calibri" w:cs="Calibri"/>
        </w:rPr>
        <w:t xml:space="preserve"> </w:t>
      </w:r>
      <w:r w:rsidR="00F84808" w:rsidRPr="00413DA5">
        <w:rPr>
          <w:rFonts w:ascii="Calibri" w:hAnsi="Calibri" w:cs="Calibri"/>
        </w:rPr>
        <w:t xml:space="preserve">while not present everywhere, several discussions are </w:t>
      </w:r>
      <w:proofErr w:type="gramStart"/>
      <w:r w:rsidR="00F84808" w:rsidRPr="00413DA5">
        <w:rPr>
          <w:rFonts w:ascii="Calibri" w:hAnsi="Calibri" w:cs="Calibri"/>
        </w:rPr>
        <w:t>tagged</w:t>
      </w:r>
      <w:proofErr w:type="gramEnd"/>
      <w:r w:rsidR="00F84808" w:rsidRPr="00413DA5">
        <w:rPr>
          <w:rFonts w:ascii="Calibri" w:hAnsi="Calibri" w:cs="Calibri"/>
        </w:rPr>
        <w:t xml:space="preserve"> </w:t>
      </w:r>
      <w:r w:rsidR="003B327F" w:rsidRPr="00413DA5">
        <w:rPr>
          <w:rFonts w:ascii="Calibri" w:hAnsi="Calibri" w:cs="Calibri"/>
        </w:rPr>
        <w:t>and this functionality allows a user to make use of that fact</w:t>
      </w:r>
    </w:p>
    <w:p w14:paraId="50CB5C7A" w14:textId="14F3E75A" w:rsidR="00DB139E" w:rsidRPr="00413DA5" w:rsidRDefault="00647FD8" w:rsidP="00647FD8">
      <w:pPr>
        <w:pStyle w:val="NormalPACKT"/>
        <w:jc w:val="center"/>
        <w:rPr>
          <w:rFonts w:ascii="Calibri" w:hAnsi="Calibri" w:cs="Calibri"/>
        </w:rPr>
      </w:pPr>
      <w:r w:rsidRPr="00413DA5">
        <w:rPr>
          <w:rFonts w:ascii="Calibri" w:hAnsi="Calibri" w:cs="Calibri"/>
          <w:noProof/>
        </w:rPr>
        <w:lastRenderedPageBreak/>
        <w:drawing>
          <wp:inline distT="0" distB="0" distL="0" distR="0" wp14:anchorId="6BFF1480" wp14:editId="268A76A9">
            <wp:extent cx="4203838" cy="5702251"/>
            <wp:effectExtent l="0" t="0" r="0" b="635"/>
            <wp:docPr id="9" name="Obraz 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4216599" cy="5719561"/>
                    </a:xfrm>
                    <a:prstGeom prst="rect">
                      <a:avLst/>
                    </a:prstGeom>
                  </pic:spPr>
                </pic:pic>
              </a:graphicData>
            </a:graphic>
          </wp:inline>
        </w:drawing>
      </w:r>
    </w:p>
    <w:p w14:paraId="68A901E6" w14:textId="7F42D15B" w:rsidR="00832C9A" w:rsidRPr="00413DA5" w:rsidRDefault="00832C9A" w:rsidP="00832C9A">
      <w:pPr>
        <w:pStyle w:val="FigureCaptionPACKT"/>
        <w:rPr>
          <w:rFonts w:ascii="Calibri" w:hAnsi="Calibri" w:cs="Calibri"/>
        </w:rPr>
      </w:pPr>
      <w:r w:rsidRPr="00413DA5">
        <w:rPr>
          <w:rFonts w:ascii="Calibri" w:hAnsi="Calibri" w:cs="Calibri"/>
        </w:rPr>
        <w:t>Figure 4.</w:t>
      </w:r>
      <w:r w:rsidR="002E5636" w:rsidRPr="00413DA5">
        <w:rPr>
          <w:rFonts w:ascii="Calibri" w:hAnsi="Calibri" w:cs="Calibri"/>
        </w:rPr>
        <w:t>3</w:t>
      </w:r>
      <w:r w:rsidRPr="00413DA5">
        <w:rPr>
          <w:rFonts w:ascii="Calibri" w:hAnsi="Calibri" w:cs="Calibri"/>
        </w:rPr>
        <w:t xml:space="preserve">: </w:t>
      </w:r>
      <w:r w:rsidR="002E5636" w:rsidRPr="00413DA5">
        <w:rPr>
          <w:rFonts w:ascii="Calibri" w:hAnsi="Calibri" w:cs="Calibri"/>
        </w:rPr>
        <w:t xml:space="preserve">Available filters for </w:t>
      </w:r>
      <w:r w:rsidR="00DA0C70" w:rsidRPr="00413DA5">
        <w:rPr>
          <w:rFonts w:ascii="Calibri" w:hAnsi="Calibri" w:cs="Calibri"/>
        </w:rPr>
        <w:t>discussions</w:t>
      </w:r>
    </w:p>
    <w:p w14:paraId="3020D62B" w14:textId="7E0EAB64" w:rsidR="00832C9A" w:rsidRPr="00413DA5" w:rsidRDefault="00832C9A" w:rsidP="00585034">
      <w:pPr>
        <w:pStyle w:val="NormalPACKT"/>
        <w:rPr>
          <w:rFonts w:ascii="Calibri" w:hAnsi="Calibri" w:cs="Calibri"/>
        </w:rPr>
      </w:pPr>
    </w:p>
    <w:p w14:paraId="13D22221" w14:textId="3996812B" w:rsidR="000D768E" w:rsidRPr="00413DA5" w:rsidRDefault="000D768E" w:rsidP="00585034">
      <w:pPr>
        <w:pStyle w:val="NormalPACKT"/>
        <w:rPr>
          <w:rFonts w:ascii="Calibri" w:hAnsi="Calibri" w:cs="Calibri"/>
        </w:rPr>
      </w:pPr>
      <w:r w:rsidRPr="00413DA5">
        <w:rPr>
          <w:rFonts w:ascii="Calibri" w:hAnsi="Calibri" w:cs="Calibri"/>
        </w:rPr>
        <w:t>The next figure shows a sample output of filtering on discussions on the tag “beginner”:</w:t>
      </w:r>
    </w:p>
    <w:p w14:paraId="713CD425" w14:textId="77777777" w:rsidR="007544ED" w:rsidRPr="00413DA5" w:rsidRDefault="00C827A2" w:rsidP="00CF5F74">
      <w:pPr>
        <w:pStyle w:val="FigurePACKT"/>
        <w:rPr>
          <w:rFonts w:ascii="Calibri" w:hAnsi="Calibri" w:cs="Calibri"/>
        </w:rPr>
      </w:pPr>
      <w:r w:rsidRPr="00413DA5">
        <w:rPr>
          <w:rFonts w:ascii="Calibri" w:hAnsi="Calibri" w:cs="Calibri"/>
          <w:noProof/>
        </w:rPr>
        <w:lastRenderedPageBreak/>
        <w:drawing>
          <wp:inline distT="0" distB="0" distL="0" distR="0" wp14:anchorId="713CD479" wp14:editId="0036A407">
            <wp:extent cx="5307576" cy="3200400"/>
            <wp:effectExtent l="0" t="0" r="7620" b="0"/>
            <wp:docPr id="3"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4" descr="Obraz zawierający tekst&#10;&#10;Opis wygenerowany automatycznie"/>
                    <pic:cNvPicPr>
                      <a:picLocks noChangeAspect="1" noChangeArrowheads="1"/>
                    </pic:cNvPicPr>
                  </pic:nvPicPr>
                  <pic:blipFill rotWithShape="1">
                    <a:blip r:embed="rId13"/>
                    <a:srcRect l="8975" r="9428"/>
                    <a:stretch/>
                  </pic:blipFill>
                  <pic:spPr bwMode="auto">
                    <a:xfrm>
                      <a:off x="0" y="0"/>
                      <a:ext cx="5313683" cy="3204083"/>
                    </a:xfrm>
                    <a:prstGeom prst="rect">
                      <a:avLst/>
                    </a:prstGeom>
                    <a:ln>
                      <a:noFill/>
                    </a:ln>
                    <a:extLst>
                      <a:ext uri="{53640926-AAD7-44D8-BBD7-CCE9431645EC}">
                        <a14:shadowObscured xmlns:a14="http://schemas.microsoft.com/office/drawing/2010/main"/>
                      </a:ext>
                    </a:extLst>
                  </pic:spPr>
                </pic:pic>
              </a:graphicData>
            </a:graphic>
          </wp:inline>
        </w:drawing>
      </w:r>
    </w:p>
    <w:p w14:paraId="713CD426" w14:textId="36C2C571" w:rsidR="007544ED" w:rsidRPr="00413DA5" w:rsidRDefault="00C827A2" w:rsidP="00585034">
      <w:pPr>
        <w:pStyle w:val="FigureCaptionPACKT"/>
        <w:rPr>
          <w:rFonts w:ascii="Calibri" w:hAnsi="Calibri" w:cs="Calibri"/>
        </w:rPr>
      </w:pPr>
      <w:r w:rsidRPr="00413DA5">
        <w:rPr>
          <w:rFonts w:ascii="Calibri" w:hAnsi="Calibri" w:cs="Calibri"/>
        </w:rPr>
        <w:t xml:space="preserve">Figure </w:t>
      </w:r>
      <w:r w:rsidR="00D86D83" w:rsidRPr="00413DA5">
        <w:rPr>
          <w:rFonts w:ascii="Calibri" w:hAnsi="Calibri" w:cs="Calibri"/>
        </w:rPr>
        <w:t>4</w:t>
      </w:r>
      <w:r w:rsidRPr="00413DA5">
        <w:rPr>
          <w:rFonts w:ascii="Calibri" w:hAnsi="Calibri" w:cs="Calibri"/>
        </w:rPr>
        <w:t>.</w:t>
      </w:r>
      <w:r w:rsidR="00D86D83" w:rsidRPr="00413DA5">
        <w:rPr>
          <w:rFonts w:ascii="Calibri" w:hAnsi="Calibri" w:cs="Calibri"/>
        </w:rPr>
        <w:t>4</w:t>
      </w:r>
      <w:r w:rsidRPr="00413DA5">
        <w:rPr>
          <w:rFonts w:ascii="Calibri" w:hAnsi="Calibri" w:cs="Calibri"/>
        </w:rPr>
        <w:t>: Filtering discussions to those tagged “Beginner”</w:t>
      </w:r>
    </w:p>
    <w:p w14:paraId="691D54B8" w14:textId="2547FA6D" w:rsidR="00BF1065" w:rsidRPr="00413DA5" w:rsidRDefault="00BF1065" w:rsidP="00585034">
      <w:pPr>
        <w:pStyle w:val="FigureCaptionPACKT"/>
        <w:rPr>
          <w:rFonts w:ascii="Calibri" w:hAnsi="Calibri" w:cs="Calibri"/>
        </w:rPr>
      </w:pPr>
    </w:p>
    <w:p w14:paraId="555EEA6F" w14:textId="77777777" w:rsidR="00BF1065" w:rsidRPr="00413DA5" w:rsidRDefault="00BF1065" w:rsidP="00585034">
      <w:pPr>
        <w:pStyle w:val="FigureCaptionPACKT"/>
        <w:rPr>
          <w:rFonts w:ascii="Calibri" w:hAnsi="Calibri" w:cs="Calibri"/>
        </w:rPr>
      </w:pPr>
    </w:p>
    <w:p w14:paraId="713CD428" w14:textId="1767F22A" w:rsidR="007544ED" w:rsidRPr="00413DA5" w:rsidRDefault="00C827A2" w:rsidP="00585034">
      <w:pPr>
        <w:pStyle w:val="NormalPACKT"/>
        <w:rPr>
          <w:rFonts w:ascii="Calibri" w:hAnsi="Calibri" w:cs="Calibri"/>
          <w:lang w:val="en-GB"/>
        </w:rPr>
      </w:pPr>
      <w:r w:rsidRPr="00413DA5">
        <w:rPr>
          <w:rFonts w:ascii="Calibri" w:hAnsi="Calibri" w:cs="Calibri"/>
          <w:lang w:val="en-GB"/>
        </w:rPr>
        <w:t>As an alternative, you can also focus on a specific topic</w:t>
      </w:r>
      <w:r w:rsidR="00814236" w:rsidRPr="00413DA5">
        <w:rPr>
          <w:rFonts w:ascii="Calibri" w:hAnsi="Calibri" w:cs="Calibri"/>
          <w:lang w:val="en-GB"/>
        </w:rPr>
        <w:t xml:space="preserve">; </w:t>
      </w:r>
      <w:r w:rsidRPr="00413DA5">
        <w:rPr>
          <w:rFonts w:ascii="Calibri" w:hAnsi="Calibri" w:cs="Calibri"/>
          <w:lang w:val="en-GB"/>
        </w:rPr>
        <w:t>since topics like computer vision attract a lot of interest, it is probably useful to sort the topics</w:t>
      </w:r>
      <w:r w:rsidR="00016D90" w:rsidRPr="00413DA5">
        <w:rPr>
          <w:rFonts w:ascii="Calibri" w:hAnsi="Calibri" w:cs="Calibri"/>
          <w:lang w:val="en-GB"/>
        </w:rPr>
        <w:t xml:space="preserve">. You can sort by </w:t>
      </w:r>
      <w:r w:rsidR="00016D90" w:rsidRPr="00413DA5">
        <w:rPr>
          <w:rStyle w:val="ScreenTextPACKT"/>
          <w:rFonts w:ascii="Calibri" w:hAnsi="Calibri" w:cs="Calibri"/>
        </w:rPr>
        <w:t>Hotness</w:t>
      </w:r>
      <w:r w:rsidR="00016D90" w:rsidRPr="00413DA5">
        <w:rPr>
          <w:rFonts w:ascii="Calibri" w:hAnsi="Calibri" w:cs="Calibri"/>
          <w:lang w:val="en-GB"/>
        </w:rPr>
        <w:t xml:space="preserve">, </w:t>
      </w:r>
      <w:r w:rsidR="00016D90" w:rsidRPr="00413DA5">
        <w:rPr>
          <w:rStyle w:val="ScreenTextPACKT"/>
          <w:rFonts w:ascii="Calibri" w:hAnsi="Calibri" w:cs="Calibri"/>
        </w:rPr>
        <w:t>Recent Comments</w:t>
      </w:r>
      <w:r w:rsidR="00016D90" w:rsidRPr="00413DA5">
        <w:rPr>
          <w:rFonts w:ascii="Calibri" w:hAnsi="Calibri" w:cs="Calibri"/>
          <w:lang w:val="en-GB"/>
        </w:rPr>
        <w:t xml:space="preserve">, </w:t>
      </w:r>
      <w:r w:rsidR="00016D90" w:rsidRPr="00413DA5">
        <w:rPr>
          <w:rStyle w:val="ScreenTextPACKT"/>
          <w:rFonts w:ascii="Calibri" w:hAnsi="Calibri" w:cs="Calibri"/>
        </w:rPr>
        <w:t>Recently Posted</w:t>
      </w:r>
      <w:r w:rsidR="00016D90" w:rsidRPr="00413DA5">
        <w:rPr>
          <w:rFonts w:ascii="Calibri" w:hAnsi="Calibri" w:cs="Calibri"/>
          <w:lang w:val="en-GB"/>
        </w:rPr>
        <w:t xml:space="preserve">, </w:t>
      </w:r>
      <w:r w:rsidR="00016D90" w:rsidRPr="00413DA5">
        <w:rPr>
          <w:rStyle w:val="ScreenTextPACKT"/>
          <w:rFonts w:ascii="Calibri" w:hAnsi="Calibri" w:cs="Calibri"/>
        </w:rPr>
        <w:t>Most Votes</w:t>
      </w:r>
      <w:r w:rsidR="00016D90" w:rsidRPr="00413DA5">
        <w:rPr>
          <w:rFonts w:ascii="Calibri" w:hAnsi="Calibri" w:cs="Calibri"/>
          <w:lang w:val="en-GB"/>
        </w:rPr>
        <w:t xml:space="preserve">, and </w:t>
      </w:r>
      <w:r w:rsidR="00016D90" w:rsidRPr="00413DA5">
        <w:rPr>
          <w:rStyle w:val="ScreenTextPACKT"/>
          <w:rFonts w:ascii="Calibri" w:hAnsi="Calibri" w:cs="Calibri"/>
        </w:rPr>
        <w:t>Most Comments</w:t>
      </w:r>
      <w:r w:rsidR="004440FD" w:rsidRPr="00413DA5">
        <w:rPr>
          <w:rFonts w:ascii="Calibri" w:hAnsi="Calibri" w:cs="Calibri"/>
          <w:lang w:val="en-GB"/>
        </w:rPr>
        <w:t>:</w:t>
      </w:r>
    </w:p>
    <w:p w14:paraId="713CD429" w14:textId="77777777" w:rsidR="007544ED" w:rsidRPr="00413DA5" w:rsidRDefault="00C827A2" w:rsidP="005D2C3E">
      <w:pPr>
        <w:pStyle w:val="FigurePACKT"/>
        <w:rPr>
          <w:rFonts w:ascii="Calibri" w:hAnsi="Calibri" w:cs="Calibri"/>
        </w:rPr>
      </w:pPr>
      <w:r w:rsidRPr="00413DA5">
        <w:rPr>
          <w:rFonts w:ascii="Calibri" w:hAnsi="Calibri" w:cs="Calibri"/>
          <w:noProof/>
        </w:rPr>
        <w:drawing>
          <wp:inline distT="0" distB="0" distL="0" distR="0" wp14:anchorId="713CD47B" wp14:editId="378A9999">
            <wp:extent cx="5342255" cy="2123842"/>
            <wp:effectExtent l="0" t="0" r="0" b="0"/>
            <wp:docPr id="4"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6" descr="Obraz zawierający tekst&#10;&#10;Opis wygenerowany automatycznie"/>
                    <pic:cNvPicPr>
                      <a:picLocks noChangeAspect="1" noChangeArrowheads="1"/>
                    </pic:cNvPicPr>
                  </pic:nvPicPr>
                  <pic:blipFill rotWithShape="1">
                    <a:blip r:embed="rId14"/>
                    <a:srcRect l="12355"/>
                    <a:stretch/>
                  </pic:blipFill>
                  <pic:spPr bwMode="auto">
                    <a:xfrm>
                      <a:off x="0" y="0"/>
                      <a:ext cx="5344715" cy="2124820"/>
                    </a:xfrm>
                    <a:prstGeom prst="rect">
                      <a:avLst/>
                    </a:prstGeom>
                    <a:ln>
                      <a:noFill/>
                    </a:ln>
                    <a:extLst>
                      <a:ext uri="{53640926-AAD7-44D8-BBD7-CCE9431645EC}">
                        <a14:shadowObscured xmlns:a14="http://schemas.microsoft.com/office/drawing/2010/main"/>
                      </a:ext>
                    </a:extLst>
                  </pic:spPr>
                </pic:pic>
              </a:graphicData>
            </a:graphic>
          </wp:inline>
        </w:drawing>
      </w:r>
    </w:p>
    <w:p w14:paraId="713CD42A" w14:textId="0CAE8BCA" w:rsidR="007544ED" w:rsidRPr="00413DA5" w:rsidRDefault="00C827A2" w:rsidP="00585034">
      <w:pPr>
        <w:pStyle w:val="FigureCaptionPACKT"/>
        <w:rPr>
          <w:rFonts w:ascii="Calibri" w:hAnsi="Calibri" w:cs="Calibri"/>
        </w:rPr>
      </w:pPr>
      <w:r w:rsidRPr="00413DA5">
        <w:rPr>
          <w:rFonts w:ascii="Calibri" w:hAnsi="Calibri" w:cs="Calibri"/>
        </w:rPr>
        <w:lastRenderedPageBreak/>
        <w:t xml:space="preserve">Figure </w:t>
      </w:r>
      <w:r w:rsidR="005971B8" w:rsidRPr="00413DA5">
        <w:rPr>
          <w:rFonts w:ascii="Calibri" w:hAnsi="Calibri" w:cs="Calibri"/>
        </w:rPr>
        <w:t>4</w:t>
      </w:r>
      <w:r w:rsidRPr="00413DA5">
        <w:rPr>
          <w:rFonts w:ascii="Calibri" w:hAnsi="Calibri" w:cs="Calibri"/>
        </w:rPr>
        <w:t>.</w:t>
      </w:r>
      <w:r w:rsidR="005971B8" w:rsidRPr="00413DA5">
        <w:rPr>
          <w:rFonts w:ascii="Calibri" w:hAnsi="Calibri" w:cs="Calibri"/>
        </w:rPr>
        <w:t>5</w:t>
      </w:r>
      <w:r w:rsidRPr="00413DA5">
        <w:rPr>
          <w:rFonts w:ascii="Calibri" w:hAnsi="Calibri" w:cs="Calibri"/>
        </w:rPr>
        <w:t>: Computer vision topics subset of the general discussion forum</w:t>
      </w:r>
    </w:p>
    <w:p w14:paraId="713CD42E" w14:textId="4EFC2685" w:rsidR="007544ED" w:rsidRPr="00413DA5" w:rsidRDefault="00C827A2" w:rsidP="00585034">
      <w:pPr>
        <w:pStyle w:val="NormalPACKT"/>
        <w:rPr>
          <w:rFonts w:ascii="Calibri" w:hAnsi="Calibri" w:cs="Calibri"/>
        </w:rPr>
      </w:pPr>
      <w:r w:rsidRPr="00413DA5">
        <w:rPr>
          <w:rFonts w:ascii="Calibri" w:hAnsi="Calibri" w:cs="Calibri"/>
        </w:rPr>
        <w:t>People come to Kaggle for diverse reasons</w:t>
      </w:r>
      <w:r w:rsidR="005D2C3E" w:rsidRPr="00413DA5">
        <w:rPr>
          <w:rFonts w:ascii="Calibri" w:hAnsi="Calibri" w:cs="Calibri"/>
        </w:rPr>
        <w:t xml:space="preserve"> but,</w:t>
      </w:r>
      <w:r w:rsidRPr="00413DA5">
        <w:rPr>
          <w:rFonts w:ascii="Calibri" w:hAnsi="Calibri" w:cs="Calibri"/>
        </w:rPr>
        <w:t xml:space="preserve"> despite the growth in popularity of notebooks</w:t>
      </w:r>
      <w:r w:rsidR="005D2C3E" w:rsidRPr="00413DA5">
        <w:rPr>
          <w:rFonts w:ascii="Calibri" w:hAnsi="Calibri" w:cs="Calibri"/>
        </w:rPr>
        <w:t>,</w:t>
      </w:r>
      <w:r w:rsidRPr="00413DA5">
        <w:rPr>
          <w:rFonts w:ascii="Calibri" w:hAnsi="Calibri" w:cs="Calibri"/>
        </w:rPr>
        <w:t xml:space="preserve"> competitions remain the primary attraction. Each Kaggle competition has its own dedicated discussion forum, which you can enter by going into the competition page and selecting </w:t>
      </w:r>
      <w:r w:rsidR="00016D90" w:rsidRPr="00413DA5">
        <w:rPr>
          <w:rStyle w:val="ScreenTextPACKT"/>
          <w:rFonts w:ascii="Calibri" w:hAnsi="Calibri" w:cs="Calibri"/>
        </w:rPr>
        <w:t>D</w:t>
      </w:r>
      <w:r w:rsidRPr="00413DA5">
        <w:rPr>
          <w:rStyle w:val="ScreenTextPACKT"/>
          <w:rFonts w:ascii="Calibri" w:hAnsi="Calibri" w:cs="Calibri"/>
        </w:rPr>
        <w:t>iscussion</w:t>
      </w:r>
      <w:r w:rsidRPr="00413DA5">
        <w:rPr>
          <w:rFonts w:ascii="Calibri" w:hAnsi="Calibri" w:cs="Calibri"/>
        </w:rPr>
        <w:t>.</w:t>
      </w:r>
    </w:p>
    <w:p w14:paraId="713CD430" w14:textId="77777777" w:rsidR="007544ED" w:rsidRPr="00413DA5" w:rsidRDefault="00C827A2" w:rsidP="00DB532E">
      <w:pPr>
        <w:pStyle w:val="FigurePACKT"/>
        <w:rPr>
          <w:rFonts w:ascii="Calibri" w:hAnsi="Calibri" w:cs="Calibri"/>
        </w:rPr>
      </w:pPr>
      <w:r w:rsidRPr="00413DA5">
        <w:rPr>
          <w:rFonts w:ascii="Calibri" w:hAnsi="Calibri" w:cs="Calibri"/>
          <w:noProof/>
        </w:rPr>
        <w:drawing>
          <wp:inline distT="0" distB="0" distL="0" distR="0" wp14:anchorId="713CD47D" wp14:editId="0D1169D9">
            <wp:extent cx="5305425" cy="3739515"/>
            <wp:effectExtent l="0" t="0" r="9525" b="0"/>
            <wp:docPr id="5"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7" descr="Obraz zawierający tekst&#10;&#10;Opis wygenerowany automatycznie"/>
                    <pic:cNvPicPr>
                      <a:picLocks noChangeAspect="1" noChangeArrowheads="1"/>
                    </pic:cNvPicPr>
                  </pic:nvPicPr>
                  <pic:blipFill rotWithShape="1">
                    <a:blip r:embed="rId15"/>
                    <a:srcRect l="2825" t="3680" r="4610"/>
                    <a:stretch/>
                  </pic:blipFill>
                  <pic:spPr bwMode="auto">
                    <a:xfrm>
                      <a:off x="0" y="0"/>
                      <a:ext cx="5305425" cy="3739515"/>
                    </a:xfrm>
                    <a:prstGeom prst="rect">
                      <a:avLst/>
                    </a:prstGeom>
                    <a:ln>
                      <a:noFill/>
                    </a:ln>
                    <a:extLst>
                      <a:ext uri="{53640926-AAD7-44D8-BBD7-CCE9431645EC}">
                        <a14:shadowObscured xmlns:a14="http://schemas.microsoft.com/office/drawing/2010/main"/>
                      </a:ext>
                    </a:extLst>
                  </pic:spPr>
                </pic:pic>
              </a:graphicData>
            </a:graphic>
          </wp:inline>
        </w:drawing>
      </w:r>
    </w:p>
    <w:p w14:paraId="713CD432" w14:textId="0186E4B3" w:rsidR="007544ED" w:rsidRPr="00413DA5" w:rsidRDefault="00C827A2" w:rsidP="00585034">
      <w:pPr>
        <w:pStyle w:val="FigureCaptionPACKT"/>
        <w:rPr>
          <w:rFonts w:ascii="Calibri" w:hAnsi="Calibri" w:cs="Calibri"/>
        </w:rPr>
      </w:pPr>
      <w:r w:rsidRPr="00413DA5">
        <w:rPr>
          <w:rFonts w:ascii="Calibri" w:hAnsi="Calibri" w:cs="Calibri"/>
        </w:rPr>
        <w:t xml:space="preserve">Figure </w:t>
      </w:r>
      <w:r w:rsidR="00A7679F" w:rsidRPr="00413DA5">
        <w:rPr>
          <w:rFonts w:ascii="Calibri" w:hAnsi="Calibri" w:cs="Calibri"/>
        </w:rPr>
        <w:t>4</w:t>
      </w:r>
      <w:r w:rsidRPr="00413DA5">
        <w:rPr>
          <w:rFonts w:ascii="Calibri" w:hAnsi="Calibri" w:cs="Calibri"/>
        </w:rPr>
        <w:t>.</w:t>
      </w:r>
      <w:r w:rsidR="00A7679F" w:rsidRPr="00413DA5">
        <w:rPr>
          <w:rFonts w:ascii="Calibri" w:hAnsi="Calibri" w:cs="Calibri"/>
        </w:rPr>
        <w:t>6</w:t>
      </w:r>
      <w:r w:rsidRPr="00413DA5">
        <w:rPr>
          <w:rFonts w:ascii="Calibri" w:hAnsi="Calibri" w:cs="Calibri"/>
        </w:rPr>
        <w:t>: Discussion forum for a competition</w:t>
      </w:r>
    </w:p>
    <w:p w14:paraId="4D794CBD" w14:textId="4239D824" w:rsidR="00276348" w:rsidRPr="00413DA5" w:rsidRDefault="00C827A2" w:rsidP="00585034">
      <w:pPr>
        <w:pStyle w:val="NormalPACKT"/>
        <w:rPr>
          <w:rFonts w:ascii="Calibri" w:hAnsi="Calibri" w:cs="Calibri"/>
        </w:rPr>
      </w:pPr>
      <w:r w:rsidRPr="00413DA5">
        <w:rPr>
          <w:rFonts w:ascii="Calibri" w:hAnsi="Calibri" w:cs="Calibri"/>
        </w:rPr>
        <w:t>It was not always the case, but these days virtually all the competitions have a FAQ topic pinned at the top of their dedicated discussion forum</w:t>
      </w:r>
      <w:r w:rsidR="00276348" w:rsidRPr="00413DA5">
        <w:rPr>
          <w:rFonts w:ascii="Calibri" w:hAnsi="Calibri" w:cs="Calibri"/>
        </w:rPr>
        <w:t>;</w:t>
      </w:r>
      <w:r w:rsidRPr="00413DA5">
        <w:rPr>
          <w:rFonts w:ascii="Calibri" w:hAnsi="Calibri" w:cs="Calibri"/>
        </w:rPr>
        <w:t xml:space="preserve"> starting there is a good idea</w:t>
      </w:r>
      <w:r w:rsidR="00276348" w:rsidRPr="00413DA5">
        <w:rPr>
          <w:rFonts w:ascii="Calibri" w:hAnsi="Calibri" w:cs="Calibri"/>
        </w:rPr>
        <w:t xml:space="preserve"> for </w:t>
      </w:r>
      <w:r w:rsidR="005C5844" w:rsidRPr="00413DA5">
        <w:rPr>
          <w:rFonts w:ascii="Calibri" w:hAnsi="Calibri" w:cs="Calibri"/>
        </w:rPr>
        <w:t>two main</w:t>
      </w:r>
      <w:r w:rsidR="00276348" w:rsidRPr="00413DA5">
        <w:rPr>
          <w:rFonts w:ascii="Calibri" w:hAnsi="Calibri" w:cs="Calibri"/>
        </w:rPr>
        <w:t xml:space="preserve"> reasons:</w:t>
      </w:r>
    </w:p>
    <w:p w14:paraId="5D5B4CFB" w14:textId="5DE29786" w:rsidR="00276348" w:rsidRPr="00413DA5" w:rsidRDefault="00C827A2" w:rsidP="00276348">
      <w:pPr>
        <w:pStyle w:val="BulletPACKT"/>
        <w:rPr>
          <w:rFonts w:ascii="Calibri" w:hAnsi="Calibri" w:cs="Calibri"/>
        </w:rPr>
      </w:pPr>
      <w:r w:rsidRPr="00413DA5">
        <w:rPr>
          <w:rFonts w:ascii="Calibri" w:hAnsi="Calibri" w:cs="Calibri"/>
        </w:rPr>
        <w:t>It saves you time</w:t>
      </w:r>
      <w:r w:rsidR="00B50B86" w:rsidRPr="00413DA5">
        <w:rPr>
          <w:rFonts w:ascii="Calibri" w:hAnsi="Calibri" w:cs="Calibri"/>
        </w:rPr>
        <w:t>;</w:t>
      </w:r>
      <w:r w:rsidRPr="00413DA5">
        <w:rPr>
          <w:rFonts w:ascii="Calibri" w:hAnsi="Calibri" w:cs="Calibri"/>
        </w:rPr>
        <w:t xml:space="preserve"> the most popular queries are probably addressed there</w:t>
      </w:r>
      <w:r w:rsidR="00276348" w:rsidRPr="00413DA5">
        <w:rPr>
          <w:rFonts w:ascii="Calibri" w:hAnsi="Calibri" w:cs="Calibri"/>
        </w:rPr>
        <w:t xml:space="preserve">. </w:t>
      </w:r>
    </w:p>
    <w:p w14:paraId="713CD434" w14:textId="1BC6F21E" w:rsidR="007544ED" w:rsidRPr="00413DA5" w:rsidRDefault="00C827A2" w:rsidP="00276348">
      <w:pPr>
        <w:pStyle w:val="BulletEndPACKT"/>
        <w:rPr>
          <w:rFonts w:ascii="Calibri" w:hAnsi="Calibri" w:cs="Calibri"/>
        </w:rPr>
      </w:pPr>
      <w:r w:rsidRPr="00413DA5">
        <w:rPr>
          <w:rFonts w:ascii="Calibri" w:hAnsi="Calibri" w:cs="Calibri"/>
        </w:rPr>
        <w:t xml:space="preserve">You avoid asking redundant </w:t>
      </w:r>
      <w:r w:rsidR="00276348" w:rsidRPr="00413DA5">
        <w:rPr>
          <w:rFonts w:ascii="Calibri" w:hAnsi="Calibri" w:cs="Calibri"/>
        </w:rPr>
        <w:t>or</w:t>
      </w:r>
      <w:r w:rsidRPr="00413DA5">
        <w:rPr>
          <w:rFonts w:ascii="Calibri" w:hAnsi="Calibri" w:cs="Calibri"/>
        </w:rPr>
        <w:t xml:space="preserve"> duplicate questions in the remainder of the forum, making everyone’s experience better. </w:t>
      </w:r>
    </w:p>
    <w:p w14:paraId="713CD435" w14:textId="2F438C74" w:rsidR="007544ED" w:rsidRPr="00413DA5" w:rsidRDefault="00787B53" w:rsidP="00585034">
      <w:pPr>
        <w:pStyle w:val="NormalPACKT"/>
        <w:rPr>
          <w:rFonts w:ascii="Calibri" w:hAnsi="Calibri" w:cs="Calibri"/>
        </w:rPr>
      </w:pPr>
      <w:r w:rsidRPr="00413DA5">
        <w:rPr>
          <w:rFonts w:ascii="Calibri" w:hAnsi="Calibri" w:cs="Calibri"/>
        </w:rPr>
        <w:t>Like</w:t>
      </w:r>
      <w:r w:rsidR="00C827A2" w:rsidRPr="00413DA5">
        <w:rPr>
          <w:rFonts w:ascii="Calibri" w:hAnsi="Calibri" w:cs="Calibri"/>
        </w:rPr>
        <w:t xml:space="preserve"> notebooks, discussion forums have an option </w:t>
      </w:r>
      <w:r w:rsidR="008A32EA" w:rsidRPr="00413DA5">
        <w:rPr>
          <w:rFonts w:ascii="Calibri" w:hAnsi="Calibri" w:cs="Calibri"/>
        </w:rPr>
        <w:t xml:space="preserve">for you </w:t>
      </w:r>
      <w:r w:rsidR="00C827A2" w:rsidRPr="00413DA5">
        <w:rPr>
          <w:rFonts w:ascii="Calibri" w:hAnsi="Calibri" w:cs="Calibri"/>
        </w:rPr>
        <w:t xml:space="preserve">to bookmark particularly relevant </w:t>
      </w:r>
      <w:r w:rsidR="00012B7C" w:rsidRPr="00413DA5">
        <w:rPr>
          <w:rFonts w:ascii="Calibri" w:hAnsi="Calibri" w:cs="Calibri"/>
        </w:rPr>
        <w:t>t</w:t>
      </w:r>
      <w:r w:rsidR="00550C19" w:rsidRPr="00413DA5">
        <w:rPr>
          <w:rFonts w:ascii="Calibri" w:hAnsi="Calibri" w:cs="Calibri"/>
        </w:rPr>
        <w:t>opics</w:t>
      </w:r>
      <w:r w:rsidR="00C827A2" w:rsidRPr="00413DA5">
        <w:rPr>
          <w:rFonts w:ascii="Calibri" w:hAnsi="Calibri" w:cs="Calibri"/>
        </w:rPr>
        <w:t xml:space="preserve"> for later reference:</w:t>
      </w:r>
    </w:p>
    <w:p w14:paraId="713CD437" w14:textId="77777777" w:rsidR="007544ED" w:rsidRPr="00413DA5" w:rsidRDefault="00C827A2" w:rsidP="00585034">
      <w:pPr>
        <w:pStyle w:val="FigurePACKT"/>
        <w:rPr>
          <w:rFonts w:ascii="Calibri" w:hAnsi="Calibri" w:cs="Calibri"/>
        </w:rPr>
      </w:pPr>
      <w:r w:rsidRPr="00413DA5">
        <w:rPr>
          <w:rFonts w:ascii="Calibri" w:hAnsi="Calibri" w:cs="Calibri"/>
          <w:noProof/>
        </w:rPr>
        <w:lastRenderedPageBreak/>
        <w:drawing>
          <wp:inline distT="0" distB="0" distL="0" distR="0" wp14:anchorId="713CD47F" wp14:editId="3E363379">
            <wp:extent cx="5225928" cy="3019425"/>
            <wp:effectExtent l="0" t="0" r="0" b="0"/>
            <wp:docPr id="6" name="Obraz 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8" descr="Obraz zawierający tekst&#10;&#10;Opis wygenerowany automatycznie"/>
                    <pic:cNvPicPr>
                      <a:picLocks noChangeAspect="1" noChangeArrowheads="1"/>
                    </pic:cNvPicPr>
                  </pic:nvPicPr>
                  <pic:blipFill rotWithShape="1">
                    <a:blip r:embed="rId16"/>
                    <a:srcRect l="1329" t="3227" r="12419"/>
                    <a:stretch/>
                  </pic:blipFill>
                  <pic:spPr bwMode="auto">
                    <a:xfrm>
                      <a:off x="0" y="0"/>
                      <a:ext cx="5229285" cy="3021365"/>
                    </a:xfrm>
                    <a:prstGeom prst="rect">
                      <a:avLst/>
                    </a:prstGeom>
                    <a:ln>
                      <a:noFill/>
                    </a:ln>
                    <a:extLst>
                      <a:ext uri="{53640926-AAD7-44D8-BBD7-CCE9431645EC}">
                        <a14:shadowObscured xmlns:a14="http://schemas.microsoft.com/office/drawing/2010/main"/>
                      </a:ext>
                    </a:extLst>
                  </pic:spPr>
                </pic:pic>
              </a:graphicData>
            </a:graphic>
          </wp:inline>
        </w:drawing>
      </w:r>
    </w:p>
    <w:p w14:paraId="713CD439" w14:textId="7E2BD362" w:rsidR="007544ED" w:rsidRPr="00413DA5" w:rsidRDefault="00C827A2" w:rsidP="00585034">
      <w:pPr>
        <w:pStyle w:val="FigureCaptionPACKT"/>
        <w:rPr>
          <w:rFonts w:ascii="Calibri" w:hAnsi="Calibri" w:cs="Calibri"/>
        </w:rPr>
      </w:pPr>
      <w:r w:rsidRPr="00413DA5">
        <w:rPr>
          <w:rFonts w:ascii="Calibri" w:hAnsi="Calibri" w:cs="Calibri"/>
        </w:rPr>
        <w:t xml:space="preserve">Figure </w:t>
      </w:r>
      <w:r w:rsidR="000E497D" w:rsidRPr="00413DA5">
        <w:rPr>
          <w:rFonts w:ascii="Calibri" w:hAnsi="Calibri" w:cs="Calibri"/>
        </w:rPr>
        <w:t>4.7</w:t>
      </w:r>
      <w:r w:rsidRPr="00413DA5">
        <w:rPr>
          <w:rFonts w:ascii="Calibri" w:hAnsi="Calibri" w:cs="Calibri"/>
        </w:rPr>
        <w:t>: Bookmarking a topic in a discussion forum</w:t>
      </w:r>
    </w:p>
    <w:p w14:paraId="00939608" w14:textId="16AC7891" w:rsidR="00A83331" w:rsidRPr="00413DA5" w:rsidRDefault="00A83331" w:rsidP="00585034">
      <w:pPr>
        <w:pStyle w:val="FigureCaptionPACKT"/>
        <w:rPr>
          <w:rFonts w:ascii="Calibri" w:hAnsi="Calibri" w:cs="Calibri"/>
        </w:rPr>
      </w:pPr>
    </w:p>
    <w:p w14:paraId="719A1117" w14:textId="389311E6" w:rsidR="00DE7AFD" w:rsidRPr="00413DA5" w:rsidRDefault="00685EA1" w:rsidP="00DE7AFD">
      <w:pPr>
        <w:pStyle w:val="FigureCaptionPACKT"/>
        <w:jc w:val="left"/>
        <w:rPr>
          <w:rFonts w:ascii="Calibri" w:hAnsi="Calibri" w:cs="Calibri"/>
        </w:rPr>
      </w:pPr>
      <w:r w:rsidRPr="00413DA5">
        <w:rPr>
          <w:rFonts w:ascii="Calibri" w:hAnsi="Calibri" w:cs="Calibri"/>
        </w:rPr>
        <w:t>An overview of all your bookmarked topics can be found under your profile page:</w:t>
      </w:r>
    </w:p>
    <w:p w14:paraId="1FA7D990" w14:textId="089BF50A" w:rsidR="00DE7AFD" w:rsidRPr="00413DA5" w:rsidRDefault="00E71541" w:rsidP="00DE7AFD">
      <w:pPr>
        <w:pStyle w:val="FigureCaptionPACKT"/>
        <w:jc w:val="left"/>
        <w:rPr>
          <w:rFonts w:ascii="Calibri" w:hAnsi="Calibri" w:cs="Calibri"/>
        </w:rPr>
      </w:pPr>
      <w:r w:rsidRPr="00413DA5">
        <w:rPr>
          <w:rFonts w:ascii="Calibri" w:hAnsi="Calibri" w:cs="Calibri"/>
          <w:noProof/>
        </w:rPr>
        <w:lastRenderedPageBreak/>
        <w:drawing>
          <wp:inline distT="0" distB="0" distL="0" distR="0" wp14:anchorId="62143DB3" wp14:editId="72843A19">
            <wp:extent cx="5029200" cy="3734435"/>
            <wp:effectExtent l="0" t="0" r="0" b="0"/>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029200" cy="3734435"/>
                    </a:xfrm>
                    <a:prstGeom prst="rect">
                      <a:avLst/>
                    </a:prstGeom>
                  </pic:spPr>
                </pic:pic>
              </a:graphicData>
            </a:graphic>
          </wp:inline>
        </w:drawing>
      </w:r>
    </w:p>
    <w:p w14:paraId="2FD101CF" w14:textId="345C278B" w:rsidR="0041166A" w:rsidRPr="00413DA5" w:rsidRDefault="0041166A" w:rsidP="0041166A">
      <w:pPr>
        <w:pStyle w:val="FigureCaptionPACKT"/>
        <w:rPr>
          <w:rFonts w:ascii="Calibri" w:hAnsi="Calibri" w:cs="Calibri"/>
        </w:rPr>
      </w:pPr>
      <w:r w:rsidRPr="00413DA5">
        <w:rPr>
          <w:rFonts w:ascii="Calibri" w:hAnsi="Calibri" w:cs="Calibri"/>
        </w:rPr>
        <w:t xml:space="preserve">Figure </w:t>
      </w:r>
      <w:r w:rsidR="006905CF" w:rsidRPr="00413DA5">
        <w:rPr>
          <w:rFonts w:ascii="Calibri" w:hAnsi="Calibri" w:cs="Calibri"/>
        </w:rPr>
        <w:t>4.8</w:t>
      </w:r>
      <w:r w:rsidRPr="00413DA5">
        <w:rPr>
          <w:rFonts w:ascii="Calibri" w:hAnsi="Calibri" w:cs="Calibri"/>
        </w:rPr>
        <w:t>: Bookmarking a topic in a discussion forum</w:t>
      </w:r>
    </w:p>
    <w:p w14:paraId="3D82BC63" w14:textId="77777777" w:rsidR="00DE7AFD" w:rsidRPr="00413DA5" w:rsidRDefault="00DE7AFD" w:rsidP="00DE7AFD">
      <w:pPr>
        <w:pStyle w:val="FigureCaptionPACKT"/>
        <w:jc w:val="left"/>
        <w:rPr>
          <w:rFonts w:ascii="Calibri" w:hAnsi="Calibri" w:cs="Calibri"/>
        </w:rPr>
      </w:pPr>
    </w:p>
    <w:p w14:paraId="713CD43B" w14:textId="16DDEBA5" w:rsidR="007544ED" w:rsidRPr="00413DA5" w:rsidRDefault="00C827A2" w:rsidP="00585034">
      <w:pPr>
        <w:pStyle w:val="NormalPACKT"/>
        <w:rPr>
          <w:rFonts w:ascii="Calibri" w:hAnsi="Calibri" w:cs="Calibri"/>
          <w:lang w:val="en-GB"/>
        </w:rPr>
      </w:pPr>
      <w:r w:rsidRPr="00413DA5">
        <w:rPr>
          <w:rFonts w:ascii="Calibri" w:hAnsi="Calibri" w:cs="Calibri"/>
          <w:lang w:val="en-GB"/>
        </w:rPr>
        <w:t>It is a completely normal thing to feel lost in a competition at some point: you came in, tried a few ideas, got some traction on the leaderboard</w:t>
      </w:r>
      <w:r w:rsidR="00FB3239" w:rsidRPr="00413DA5">
        <w:rPr>
          <w:rFonts w:ascii="Calibri" w:hAnsi="Calibri" w:cs="Calibri"/>
          <w:lang w:val="en-GB"/>
        </w:rPr>
        <w:t>,</w:t>
      </w:r>
      <w:r w:rsidRPr="00413DA5">
        <w:rPr>
          <w:rFonts w:ascii="Calibri" w:hAnsi="Calibri" w:cs="Calibri"/>
          <w:lang w:val="en-GB"/>
        </w:rPr>
        <w:t xml:space="preserve"> and then you hit the Kaggle version of a runner</w:t>
      </w:r>
      <w:r w:rsidR="00BF64E9" w:rsidRPr="00413DA5">
        <w:rPr>
          <w:rFonts w:ascii="Calibri" w:hAnsi="Calibri" w:cs="Calibri"/>
          <w:lang w:val="en-GB"/>
        </w:rPr>
        <w:t>'</w:t>
      </w:r>
      <w:r w:rsidRPr="00413DA5">
        <w:rPr>
          <w:rFonts w:ascii="Calibri" w:hAnsi="Calibri" w:cs="Calibri"/>
          <w:lang w:val="en-GB"/>
        </w:rPr>
        <w:t>s wall. This is the moment when discussion forums are the place to go.</w:t>
      </w:r>
    </w:p>
    <w:p w14:paraId="713CD43D" w14:textId="00173235" w:rsidR="007544ED" w:rsidRDefault="00016D90" w:rsidP="00585034">
      <w:pPr>
        <w:pStyle w:val="NormalPACKT"/>
        <w:rPr>
          <w:rFonts w:ascii="Calibri" w:hAnsi="Calibri" w:cs="Calibri"/>
          <w:lang w:val="en-GB"/>
        </w:rPr>
      </w:pPr>
      <w:r w:rsidRPr="00413DA5">
        <w:rPr>
          <w:rFonts w:ascii="Calibri" w:hAnsi="Calibri" w:cs="Calibri"/>
          <w:lang w:val="en-GB"/>
        </w:rPr>
        <w:t xml:space="preserve">As an example, we </w:t>
      </w:r>
      <w:r w:rsidR="0062349C">
        <w:rPr>
          <w:rFonts w:ascii="Calibri" w:hAnsi="Calibri" w:cs="Calibri"/>
          <w:lang w:val="en-GB"/>
        </w:rPr>
        <w:t xml:space="preserve">look at </w:t>
      </w:r>
      <w:r w:rsidR="008902EC" w:rsidRPr="00413DA5">
        <w:rPr>
          <w:rFonts w:ascii="Calibri" w:hAnsi="Calibri" w:cs="Calibri"/>
          <w:lang w:val="en-GB"/>
        </w:rPr>
        <w:t xml:space="preserve">the </w:t>
      </w:r>
      <w:proofErr w:type="spellStart"/>
      <w:r w:rsidR="00C827A2" w:rsidRPr="00413DA5">
        <w:rPr>
          <w:rFonts w:ascii="Calibri" w:hAnsi="Calibri" w:cs="Calibri"/>
          <w:lang w:val="en-GB"/>
        </w:rPr>
        <w:t>Optiver</w:t>
      </w:r>
      <w:proofErr w:type="spellEnd"/>
      <w:r w:rsidR="00C827A2" w:rsidRPr="00413DA5">
        <w:rPr>
          <w:rFonts w:ascii="Calibri" w:hAnsi="Calibri" w:cs="Calibri"/>
          <w:lang w:val="en-GB"/>
        </w:rPr>
        <w:t xml:space="preserve"> Realized Volatility Predictio</w:t>
      </w:r>
      <w:r w:rsidR="00BE4355" w:rsidRPr="00413DA5">
        <w:rPr>
          <w:rFonts w:ascii="Calibri" w:hAnsi="Calibri" w:cs="Calibri"/>
          <w:lang w:val="en-GB"/>
        </w:rPr>
        <w:t xml:space="preserve">n </w:t>
      </w:r>
      <w:r w:rsidR="00B55554" w:rsidRPr="00413DA5">
        <w:rPr>
          <w:rFonts w:ascii="Calibri" w:hAnsi="Calibri" w:cs="Calibri"/>
          <w:lang w:val="en-GB"/>
        </w:rPr>
        <w:t xml:space="preserve">competition </w:t>
      </w:r>
      <w:hyperlink r:id="rId18" w:history="1">
        <w:r w:rsidR="00BE4355" w:rsidRPr="00413DA5">
          <w:rPr>
            <w:rStyle w:val="URLPACKT"/>
            <w:rFonts w:ascii="Calibri" w:hAnsi="Calibri" w:cs="Calibri"/>
            <w:lang w:val="en-GB"/>
          </w:rPr>
          <w:t>https://www.kaggle.com/c/optiver-realized-volatility-prediction</w:t>
        </w:r>
      </w:hyperlink>
      <w:r w:rsidR="00BE4355" w:rsidRPr="00413DA5">
        <w:rPr>
          <w:rFonts w:ascii="Calibri" w:hAnsi="Calibri" w:cs="Calibri"/>
          <w:lang w:val="en-GB"/>
        </w:rPr>
        <w:t>,</w:t>
      </w:r>
      <w:r w:rsidR="00C827A2" w:rsidRPr="00413DA5">
        <w:rPr>
          <w:rFonts w:ascii="Calibri" w:hAnsi="Calibri" w:cs="Calibri"/>
          <w:lang w:val="en-GB"/>
        </w:rPr>
        <w:t xml:space="preserve"> characterized by the organizers </w:t>
      </w:r>
      <w:r w:rsidR="00D62702" w:rsidRPr="00413DA5">
        <w:rPr>
          <w:rFonts w:ascii="Calibri" w:hAnsi="Calibri" w:cs="Calibri"/>
          <w:lang w:val="en-GB"/>
        </w:rPr>
        <w:t xml:space="preserve">like </w:t>
      </w:r>
      <w:r w:rsidR="00C827A2" w:rsidRPr="00413DA5">
        <w:rPr>
          <w:rFonts w:ascii="Calibri" w:hAnsi="Calibri" w:cs="Calibri"/>
          <w:lang w:val="en-GB"/>
        </w:rPr>
        <w:t>th</w:t>
      </w:r>
      <w:r w:rsidR="008F1E6B" w:rsidRPr="00413DA5">
        <w:rPr>
          <w:rFonts w:ascii="Calibri" w:hAnsi="Calibri" w:cs="Calibri"/>
          <w:lang w:val="en-GB"/>
        </w:rPr>
        <w:t>i</w:t>
      </w:r>
      <w:r w:rsidR="00C827A2" w:rsidRPr="00413DA5">
        <w:rPr>
          <w:rFonts w:ascii="Calibri" w:hAnsi="Calibri" w:cs="Calibri"/>
          <w:lang w:val="en-GB"/>
        </w:rPr>
        <w:t>s:</w:t>
      </w:r>
    </w:p>
    <w:p w14:paraId="2C7C0A56" w14:textId="56D6371C" w:rsidR="00324E88" w:rsidRPr="00E864B2" w:rsidRDefault="00ED4D02" w:rsidP="00585034">
      <w:pPr>
        <w:pStyle w:val="NormalPACKT"/>
        <w:rPr>
          <w:rFonts w:ascii="Calibri" w:hAnsi="Calibri" w:cs="Calibri"/>
          <w:i/>
          <w:iCs/>
        </w:rPr>
      </w:pPr>
      <w:r w:rsidRPr="00E864B2">
        <w:rPr>
          <w:rFonts w:ascii="Calibri" w:hAnsi="Calibri" w:cs="Calibri"/>
          <w:i/>
          <w:iCs/>
        </w:rPr>
        <w:t>“</w:t>
      </w:r>
      <w:r w:rsidR="00324E88" w:rsidRPr="00E864B2">
        <w:rPr>
          <w:rFonts w:ascii="Calibri" w:hAnsi="Calibri" w:cs="Calibri"/>
          <w:i/>
          <w:iCs/>
        </w:rPr>
        <w:t>In the first three months of this competition, you’ll build models that predict short-term volatility for hundreds of stocks across different sectors. You will have hundreds of millions of rows of highly granular financial data at your fingertips, with which you'll design your model forecasting volatility over 10-minute periods. Your models will be evaluated against real market data collected in the three-month evaluation period after training</w:t>
      </w:r>
      <w:r w:rsidRPr="00E864B2">
        <w:rPr>
          <w:rFonts w:ascii="Calibri" w:hAnsi="Calibri" w:cs="Calibri"/>
          <w:i/>
          <w:iCs/>
        </w:rPr>
        <w:t>”</w:t>
      </w:r>
      <w:r w:rsidR="00A33406" w:rsidRPr="00E864B2">
        <w:rPr>
          <w:rFonts w:ascii="Calibri" w:hAnsi="Calibri" w:cs="Calibri"/>
          <w:i/>
          <w:iCs/>
        </w:rPr>
        <w:t>.</w:t>
      </w:r>
    </w:p>
    <w:p w14:paraId="599C66C7" w14:textId="2509E9B9" w:rsidR="00270C04" w:rsidRDefault="00C827A2" w:rsidP="00477B69">
      <w:pPr>
        <w:pStyle w:val="NormalPACKT"/>
        <w:rPr>
          <w:rFonts w:ascii="Calibri" w:hAnsi="Calibri" w:cs="Calibri"/>
        </w:rPr>
      </w:pPr>
      <w:r w:rsidRPr="00413DA5">
        <w:rPr>
          <w:rFonts w:ascii="Calibri" w:hAnsi="Calibri" w:cs="Calibri"/>
        </w:rPr>
        <w:lastRenderedPageBreak/>
        <w:t>There is quite a lot to unpack here</w:t>
      </w:r>
      <w:r w:rsidR="001F4406">
        <w:rPr>
          <w:rFonts w:ascii="Calibri" w:hAnsi="Calibri" w:cs="Calibri"/>
        </w:rPr>
        <w:t>,</w:t>
      </w:r>
      <w:r w:rsidR="0095552A">
        <w:rPr>
          <w:rFonts w:ascii="Calibri" w:hAnsi="Calibri" w:cs="Calibri"/>
        </w:rPr>
        <w:t xml:space="preserve"> so we will walk over the main components of this challenge and show how they can be approached via the discussion forums. </w:t>
      </w:r>
      <w:r w:rsidR="00477B69">
        <w:rPr>
          <w:rFonts w:ascii="Calibri" w:hAnsi="Calibri" w:cs="Calibri"/>
        </w:rPr>
        <w:t>First, part</w:t>
      </w:r>
      <w:r w:rsidR="006715AE">
        <w:rPr>
          <w:rFonts w:ascii="Calibri" w:hAnsi="Calibri" w:cs="Calibri"/>
        </w:rPr>
        <w:t>i</w:t>
      </w:r>
      <w:r w:rsidR="00477B69">
        <w:rPr>
          <w:rFonts w:ascii="Calibri" w:hAnsi="Calibri" w:cs="Calibri"/>
        </w:rPr>
        <w:t>ci</w:t>
      </w:r>
      <w:r w:rsidR="006715AE">
        <w:rPr>
          <w:rFonts w:ascii="Calibri" w:hAnsi="Calibri" w:cs="Calibri"/>
        </w:rPr>
        <w:t xml:space="preserve">pation in this competition requires some </w:t>
      </w:r>
      <w:r w:rsidR="0077199B">
        <w:rPr>
          <w:rFonts w:ascii="Calibri" w:hAnsi="Calibri" w:cs="Calibri"/>
        </w:rPr>
        <w:t xml:space="preserve">level of financial knowledge – </w:t>
      </w:r>
      <w:r w:rsidR="005B3D00">
        <w:rPr>
          <w:rFonts w:ascii="Calibri" w:hAnsi="Calibri" w:cs="Calibri"/>
        </w:rPr>
        <w:t xml:space="preserve">not quite </w:t>
      </w:r>
      <w:r w:rsidR="005B1656">
        <w:rPr>
          <w:rFonts w:ascii="Calibri" w:hAnsi="Calibri" w:cs="Calibri"/>
        </w:rPr>
        <w:t xml:space="preserve">experienced trader </w:t>
      </w:r>
      <w:r w:rsidR="00467686">
        <w:rPr>
          <w:rFonts w:ascii="Calibri" w:hAnsi="Calibri" w:cs="Calibri"/>
        </w:rPr>
        <w:t>level</w:t>
      </w:r>
      <w:r w:rsidR="0011015E">
        <w:rPr>
          <w:rFonts w:ascii="Calibri" w:hAnsi="Calibri" w:cs="Calibri"/>
        </w:rPr>
        <w:t xml:space="preserve"> </w:t>
      </w:r>
      <w:proofErr w:type="gramStart"/>
      <w:r w:rsidR="0011015E">
        <w:rPr>
          <w:rFonts w:ascii="Calibri" w:hAnsi="Calibri" w:cs="Calibri"/>
        </w:rPr>
        <w:t>maybe,</w:t>
      </w:r>
      <w:r w:rsidR="00467686">
        <w:rPr>
          <w:rFonts w:ascii="Calibri" w:hAnsi="Calibri" w:cs="Calibri"/>
        </w:rPr>
        <w:t xml:space="preserve"> but</w:t>
      </w:r>
      <w:proofErr w:type="gramEnd"/>
      <w:r w:rsidR="00A81E09">
        <w:rPr>
          <w:rFonts w:ascii="Calibri" w:hAnsi="Calibri" w:cs="Calibri"/>
        </w:rPr>
        <w:t xml:space="preserve"> understanding </w:t>
      </w:r>
      <w:r w:rsidR="00B74C8C">
        <w:rPr>
          <w:rFonts w:ascii="Calibri" w:hAnsi="Calibri" w:cs="Calibri"/>
        </w:rPr>
        <w:t>the different manners of calculating volatility is not trivial</w:t>
      </w:r>
      <w:r w:rsidR="00475051">
        <w:rPr>
          <w:rFonts w:ascii="Calibri" w:hAnsi="Calibri" w:cs="Calibri"/>
        </w:rPr>
        <w:t xml:space="preserve"> for a layman (which </w:t>
      </w:r>
      <w:r w:rsidR="007B357D">
        <w:rPr>
          <w:rFonts w:ascii="Calibri" w:hAnsi="Calibri" w:cs="Calibri"/>
        </w:rPr>
        <w:t xml:space="preserve">most of </w:t>
      </w:r>
      <w:proofErr w:type="spellStart"/>
      <w:r w:rsidR="007B357D">
        <w:rPr>
          <w:rFonts w:ascii="Calibri" w:hAnsi="Calibri" w:cs="Calibri"/>
        </w:rPr>
        <w:t>Kagglers</w:t>
      </w:r>
      <w:proofErr w:type="spellEnd"/>
      <w:r w:rsidR="007B357D">
        <w:rPr>
          <w:rFonts w:ascii="Calibri" w:hAnsi="Calibri" w:cs="Calibri"/>
        </w:rPr>
        <w:t xml:space="preserve"> are in this specific matter)</w:t>
      </w:r>
      <w:r w:rsidR="00B74C8C">
        <w:rPr>
          <w:rFonts w:ascii="Calibri" w:hAnsi="Calibri" w:cs="Calibri"/>
        </w:rPr>
        <w:t xml:space="preserve">. </w:t>
      </w:r>
      <w:r w:rsidR="001F274A">
        <w:rPr>
          <w:rFonts w:ascii="Calibri" w:hAnsi="Calibri" w:cs="Calibri"/>
        </w:rPr>
        <w:t xml:space="preserve">Luckily for the participants, </w:t>
      </w:r>
      <w:r w:rsidR="00EA2646">
        <w:rPr>
          <w:rFonts w:ascii="Calibri" w:hAnsi="Calibri" w:cs="Calibri"/>
        </w:rPr>
        <w:t>the organizers</w:t>
      </w:r>
      <w:r w:rsidR="00A9273B">
        <w:rPr>
          <w:rFonts w:ascii="Calibri" w:hAnsi="Calibri" w:cs="Calibri"/>
        </w:rPr>
        <w:t xml:space="preserve"> were very active during the competition and provided guidance to resources intended to help newcomers to the field:</w:t>
      </w:r>
    </w:p>
    <w:p w14:paraId="08582FF5" w14:textId="7625031A" w:rsidR="00A9273B" w:rsidRDefault="00A9273B" w:rsidP="00477B69">
      <w:pPr>
        <w:pStyle w:val="NormalPACKT"/>
        <w:rPr>
          <w:rFonts w:ascii="Calibri" w:hAnsi="Calibri" w:cs="Calibri"/>
        </w:rPr>
      </w:pPr>
      <w:hyperlink r:id="rId19" w:history="1">
        <w:r w:rsidRPr="00004151">
          <w:rPr>
            <w:rStyle w:val="Hipercze"/>
            <w:rFonts w:ascii="Calibri" w:hAnsi="Calibri" w:cs="Calibri"/>
          </w:rPr>
          <w:t>https://www.kaggle.com/c/optiver-realized-volatility-prediction/discussion/273923</w:t>
        </w:r>
      </w:hyperlink>
    </w:p>
    <w:p w14:paraId="48736D0E" w14:textId="478DBD6D" w:rsidR="000761C2" w:rsidRDefault="000761C2" w:rsidP="00477B69">
      <w:pPr>
        <w:pStyle w:val="NormalPACKT"/>
        <w:rPr>
          <w:rFonts w:ascii="Calibri" w:hAnsi="Calibri" w:cs="Calibri"/>
        </w:rPr>
      </w:pPr>
      <w:r>
        <w:rPr>
          <w:rFonts w:ascii="Calibri" w:hAnsi="Calibri" w:cs="Calibri"/>
        </w:rPr>
        <w:t>If the entry knowledge still proves insufficient to get started, do not hesitate to figure things out in public and ask for help</w:t>
      </w:r>
      <w:r w:rsidR="006801D4">
        <w:rPr>
          <w:rFonts w:ascii="Calibri" w:hAnsi="Calibri" w:cs="Calibri"/>
        </w:rPr>
        <w:t>, like here</w:t>
      </w:r>
      <w:r>
        <w:rPr>
          <w:rFonts w:ascii="Calibri" w:hAnsi="Calibri" w:cs="Calibri"/>
        </w:rPr>
        <w:t>:</w:t>
      </w:r>
    </w:p>
    <w:p w14:paraId="66B4E058" w14:textId="409FABAF" w:rsidR="000761C2" w:rsidRDefault="000761C2" w:rsidP="00477B69">
      <w:pPr>
        <w:pStyle w:val="NormalPACKT"/>
        <w:rPr>
          <w:rFonts w:ascii="Calibri" w:hAnsi="Calibri" w:cs="Calibri"/>
        </w:rPr>
      </w:pPr>
      <w:hyperlink r:id="rId20" w:history="1">
        <w:r w:rsidRPr="00004151">
          <w:rPr>
            <w:rStyle w:val="Hipercze"/>
            <w:rFonts w:ascii="Calibri" w:hAnsi="Calibri" w:cs="Calibri"/>
          </w:rPr>
          <w:t>https://www.kaggle.com/c/optiver-realized-volatility-prediction/discussion/263039</w:t>
        </w:r>
      </w:hyperlink>
    </w:p>
    <w:p w14:paraId="22838FD5" w14:textId="206F8B05" w:rsidR="006801D4" w:rsidRDefault="006801D4" w:rsidP="00477B69">
      <w:pPr>
        <w:pStyle w:val="NormalPACKT"/>
        <w:rPr>
          <w:rFonts w:ascii="Calibri" w:hAnsi="Calibri" w:cs="Calibri"/>
        </w:rPr>
      </w:pPr>
      <w:r>
        <w:rPr>
          <w:rFonts w:ascii="Calibri" w:hAnsi="Calibri" w:cs="Calibri"/>
        </w:rPr>
        <w:t>or here:</w:t>
      </w:r>
    </w:p>
    <w:p w14:paraId="7235119C" w14:textId="5D14E723" w:rsidR="006801D4" w:rsidRDefault="006801D4" w:rsidP="00477B69">
      <w:pPr>
        <w:pStyle w:val="NormalPACKT"/>
        <w:rPr>
          <w:rFonts w:ascii="Calibri" w:hAnsi="Calibri" w:cs="Calibri"/>
        </w:rPr>
      </w:pPr>
      <w:hyperlink r:id="rId21" w:history="1">
        <w:r w:rsidRPr="00004151">
          <w:rPr>
            <w:rStyle w:val="Hipercze"/>
            <w:rFonts w:ascii="Calibri" w:hAnsi="Calibri" w:cs="Calibri"/>
          </w:rPr>
          <w:t>https://www.kaggle.com/c/optiver-realized-volatility-prediction/discussion/250612</w:t>
        </w:r>
      </w:hyperlink>
    </w:p>
    <w:p w14:paraId="59890138" w14:textId="05F42041" w:rsidR="006801D4" w:rsidRDefault="006801D4" w:rsidP="00477B69">
      <w:pPr>
        <w:pStyle w:val="NormalPACKT"/>
        <w:rPr>
          <w:rFonts w:ascii="Calibri" w:hAnsi="Calibri" w:cs="Calibri"/>
        </w:rPr>
      </w:pPr>
    </w:p>
    <w:p w14:paraId="100E7DEC" w14:textId="6EA95FA9" w:rsidR="00B80453" w:rsidRDefault="00DF3935" w:rsidP="00477B69">
      <w:pPr>
        <w:pStyle w:val="NormalPACKT"/>
        <w:rPr>
          <w:rFonts w:ascii="Calibri" w:hAnsi="Calibri" w:cs="Calibri"/>
        </w:rPr>
      </w:pPr>
      <w:r>
        <w:rPr>
          <w:rFonts w:ascii="Calibri" w:hAnsi="Calibri" w:cs="Calibri"/>
        </w:rPr>
        <w:t>Over time</w:t>
      </w:r>
      <w:r w:rsidR="00E84BF4">
        <w:rPr>
          <w:rFonts w:ascii="Calibri" w:hAnsi="Calibri" w:cs="Calibri"/>
        </w:rPr>
        <w:t>, people started developing increasingly sophisticated models</w:t>
      </w:r>
      <w:r w:rsidR="00BF5E4E">
        <w:rPr>
          <w:rFonts w:ascii="Calibri" w:hAnsi="Calibri" w:cs="Calibri"/>
        </w:rPr>
        <w:t xml:space="preserve"> to handle the problem.</w:t>
      </w:r>
      <w:r w:rsidR="001D1DFA">
        <w:rPr>
          <w:rFonts w:ascii="Calibri" w:hAnsi="Calibri" w:cs="Calibri"/>
        </w:rPr>
        <w:t xml:space="preserve"> There is a balance to strike here: on the one hand, you might want to give something back if you have learned from </w:t>
      </w:r>
      <w:r w:rsidR="003042E8">
        <w:rPr>
          <w:rFonts w:ascii="Calibri" w:hAnsi="Calibri" w:cs="Calibri"/>
        </w:rPr>
        <w:t>veterans sharing their findings before – but on the other, you do not want to give away your (potential</w:t>
      </w:r>
      <w:r w:rsidR="004669C0">
        <w:rPr>
          <w:rFonts w:ascii="Calibri" w:hAnsi="Calibri" w:cs="Calibri"/>
        </w:rPr>
        <w:t>)</w:t>
      </w:r>
      <w:r w:rsidR="003042E8">
        <w:rPr>
          <w:rFonts w:ascii="Calibri" w:hAnsi="Calibri" w:cs="Calibri"/>
        </w:rPr>
        <w:t xml:space="preserve"> advantage</w:t>
      </w:r>
      <w:r w:rsidR="00204B9B">
        <w:rPr>
          <w:rFonts w:ascii="Calibri" w:hAnsi="Calibri" w:cs="Calibri"/>
        </w:rPr>
        <w:t xml:space="preserve"> by publishing all the great code as a notebook. A reasonable compromise is discussing </w:t>
      </w:r>
      <w:proofErr w:type="gramStart"/>
      <w:r w:rsidR="00204B9B">
        <w:rPr>
          <w:rFonts w:ascii="Calibri" w:hAnsi="Calibri" w:cs="Calibri"/>
        </w:rPr>
        <w:t>e.g.</w:t>
      </w:r>
      <w:proofErr w:type="gramEnd"/>
      <w:r w:rsidR="00204B9B">
        <w:rPr>
          <w:rFonts w:ascii="Calibri" w:hAnsi="Calibri" w:cs="Calibri"/>
        </w:rPr>
        <w:t xml:space="preserve"> your feature ideas in a post in the forum competition – along the lines of this </w:t>
      </w:r>
      <w:r w:rsidR="003D75FB">
        <w:rPr>
          <w:rFonts w:ascii="Calibri" w:hAnsi="Calibri" w:cs="Calibri"/>
        </w:rPr>
        <w:t>one:</w:t>
      </w:r>
    </w:p>
    <w:p w14:paraId="3EA58723" w14:textId="779AF1C9" w:rsidR="00204B9B" w:rsidRDefault="00204B9B" w:rsidP="00477B69">
      <w:pPr>
        <w:pStyle w:val="NormalPACKT"/>
        <w:rPr>
          <w:rFonts w:ascii="Calibri" w:hAnsi="Calibri" w:cs="Calibri"/>
        </w:rPr>
      </w:pPr>
      <w:hyperlink r:id="rId22" w:history="1">
        <w:r w:rsidRPr="00004151">
          <w:rPr>
            <w:rStyle w:val="Hipercze"/>
            <w:rFonts w:ascii="Calibri" w:hAnsi="Calibri" w:cs="Calibri"/>
          </w:rPr>
          <w:t>https://www.kaggle.com/c/optiver-realized-volatility-prediction/discussion/273915</w:t>
        </w:r>
      </w:hyperlink>
    </w:p>
    <w:p w14:paraId="2A882FFE" w14:textId="0E3AB12C" w:rsidR="00204B9B" w:rsidRDefault="00204B9B" w:rsidP="00477B69">
      <w:pPr>
        <w:pStyle w:val="NormalPACKT"/>
        <w:rPr>
          <w:rFonts w:ascii="Calibri" w:hAnsi="Calibri" w:cs="Calibri"/>
        </w:rPr>
      </w:pPr>
    </w:p>
    <w:p w14:paraId="5D471475" w14:textId="6ADE94A1" w:rsidR="00875582" w:rsidRDefault="00A151A3" w:rsidP="00477B69">
      <w:pPr>
        <w:pStyle w:val="NormalPACKT"/>
        <w:rPr>
          <w:rFonts w:ascii="Calibri" w:hAnsi="Calibri" w:cs="Calibri"/>
        </w:rPr>
      </w:pPr>
      <w:r>
        <w:rPr>
          <w:rFonts w:ascii="Calibri" w:hAnsi="Calibri" w:cs="Calibri"/>
        </w:rPr>
        <w:t>In recent years, more competitions are moving away from the fixed test dataset format and introduce some sort of variation: sometimes</w:t>
      </w:r>
      <w:r w:rsidR="00CF6EBC">
        <w:rPr>
          <w:rFonts w:ascii="Calibri" w:hAnsi="Calibri" w:cs="Calibri"/>
        </w:rPr>
        <w:t xml:space="preserve"> they enforce the usage of the Kaggle API (such competitions require submission</w:t>
      </w:r>
      <w:r w:rsidR="00344174">
        <w:rPr>
          <w:rFonts w:ascii="Calibri" w:hAnsi="Calibri" w:cs="Calibri"/>
        </w:rPr>
        <w:t xml:space="preserve"> from a notebook), others</w:t>
      </w:r>
      <w:r w:rsidR="00875582">
        <w:rPr>
          <w:rFonts w:ascii="Calibri" w:hAnsi="Calibri" w:cs="Calibri"/>
        </w:rPr>
        <w:t xml:space="preserve"> introduce a special timetable split into training phase and evaluation against live data. This was the case with </w:t>
      </w:r>
      <w:proofErr w:type="spellStart"/>
      <w:r w:rsidR="00875582">
        <w:rPr>
          <w:rFonts w:ascii="Calibri" w:hAnsi="Calibri" w:cs="Calibri"/>
        </w:rPr>
        <w:t>Optiver</w:t>
      </w:r>
      <w:proofErr w:type="spellEnd"/>
      <w:r w:rsidR="00875582">
        <w:rPr>
          <w:rFonts w:ascii="Calibri" w:hAnsi="Calibri" w:cs="Calibri"/>
        </w:rPr>
        <w:t>:</w:t>
      </w:r>
    </w:p>
    <w:p w14:paraId="555EBAC1" w14:textId="77777777" w:rsidR="00875582" w:rsidRPr="00875582" w:rsidRDefault="00875582" w:rsidP="00875582">
      <w:pPr>
        <w:spacing w:before="0" w:after="0"/>
        <w:rPr>
          <w:rFonts w:ascii="Calibri" w:hAnsi="Calibri" w:cs="Calibri"/>
          <w:bCs w:val="0"/>
          <w:i/>
          <w:iCs/>
          <w:sz w:val="24"/>
          <w:lang w:val="pl-NL" w:eastAsia="pl-PL"/>
        </w:rPr>
      </w:pPr>
      <w:r w:rsidRPr="00875582">
        <w:rPr>
          <w:rFonts w:ascii="Calibri" w:hAnsi="Calibri" w:cs="Calibri"/>
          <w:bCs w:val="0"/>
          <w:i/>
          <w:iCs/>
          <w:sz w:val="21"/>
          <w:szCs w:val="21"/>
          <w:shd w:val="clear" w:color="auto" w:fill="FFFFFF"/>
          <w:lang w:val="pl-NL" w:eastAsia="pl-PL"/>
        </w:rPr>
        <w:t>Starting after the final submission deadline there will be periodic updates to the leaderboard to reflect market data updates that will be run against selected notebooks. Updates will take place roughly every two weeks, with an adjustment to avoid the winter holidays.</w:t>
      </w:r>
    </w:p>
    <w:p w14:paraId="1CEE70DD" w14:textId="7CE9C3AA" w:rsidR="00875582" w:rsidRDefault="00875582" w:rsidP="00477B69">
      <w:pPr>
        <w:pStyle w:val="NormalPACKT"/>
        <w:rPr>
          <w:rFonts w:ascii="Calibri" w:hAnsi="Calibri" w:cs="Calibri"/>
          <w:lang w:val="pl-NL"/>
        </w:rPr>
      </w:pPr>
    </w:p>
    <w:p w14:paraId="2F044F03" w14:textId="2444A526" w:rsidR="00510434" w:rsidRDefault="00510434" w:rsidP="00477B69">
      <w:pPr>
        <w:pStyle w:val="NormalPACKT"/>
        <w:rPr>
          <w:rFonts w:ascii="Calibri" w:hAnsi="Calibri" w:cs="Calibri"/>
        </w:rPr>
      </w:pPr>
      <w:r w:rsidRPr="00C76026">
        <w:rPr>
          <w:rFonts w:ascii="Calibri" w:hAnsi="Calibri" w:cs="Calibri"/>
        </w:rPr>
        <w:t xml:space="preserve">While straightforward to </w:t>
      </w:r>
      <w:r w:rsidR="00C76026">
        <w:rPr>
          <w:rFonts w:ascii="Calibri" w:hAnsi="Calibri" w:cs="Calibri"/>
        </w:rPr>
        <w:t>formulate</w:t>
      </w:r>
      <w:r w:rsidRPr="00C76026">
        <w:rPr>
          <w:rFonts w:ascii="Calibri" w:hAnsi="Calibri" w:cs="Calibri"/>
        </w:rPr>
        <w:t xml:space="preserve">, </w:t>
      </w:r>
      <w:r w:rsidR="00C76026">
        <w:rPr>
          <w:rFonts w:ascii="Calibri" w:hAnsi="Calibri" w:cs="Calibri"/>
        </w:rPr>
        <w:t xml:space="preserve">this setup generated a few challenges for re-training and updating the models. </w:t>
      </w:r>
      <w:r w:rsidR="00420CF7">
        <w:rPr>
          <w:rFonts w:ascii="Calibri" w:hAnsi="Calibri" w:cs="Calibri"/>
        </w:rPr>
        <w:t>Should you encounter such situation, feel free to inquire – as did participants in this competition:</w:t>
      </w:r>
    </w:p>
    <w:p w14:paraId="78806F01" w14:textId="483E04FD" w:rsidR="00F74361" w:rsidRDefault="00F74361" w:rsidP="00477B69">
      <w:pPr>
        <w:pStyle w:val="NormalPACKT"/>
        <w:rPr>
          <w:rFonts w:ascii="Calibri" w:hAnsi="Calibri" w:cs="Calibri"/>
        </w:rPr>
      </w:pPr>
      <w:hyperlink r:id="rId23" w:history="1">
        <w:r w:rsidRPr="00004151">
          <w:rPr>
            <w:rStyle w:val="Hipercze"/>
            <w:rFonts w:ascii="Calibri" w:hAnsi="Calibri" w:cs="Calibri"/>
          </w:rPr>
          <w:t>https://www.kaggle.com/c/optiver-realized-volatility-prediction/discussion/249752</w:t>
        </w:r>
      </w:hyperlink>
    </w:p>
    <w:p w14:paraId="5C2A371E" w14:textId="77777777" w:rsidR="00F74361" w:rsidRDefault="00F74361" w:rsidP="00477B69">
      <w:pPr>
        <w:pStyle w:val="NormalPACKT"/>
        <w:rPr>
          <w:rFonts w:ascii="Calibri" w:hAnsi="Calibri" w:cs="Calibri"/>
        </w:rPr>
      </w:pPr>
    </w:p>
    <w:p w14:paraId="2FB3719C" w14:textId="121A3010" w:rsidR="004B6E9D" w:rsidRDefault="004B6E9D" w:rsidP="00477B69">
      <w:pPr>
        <w:pStyle w:val="NormalPACKT"/>
        <w:rPr>
          <w:rFonts w:ascii="Calibri" w:hAnsi="Calibri" w:cs="Calibri"/>
        </w:rPr>
      </w:pPr>
    </w:p>
    <w:p w14:paraId="66442F5D" w14:textId="7E9DFD08" w:rsidR="00186BE0" w:rsidRDefault="00AC479E" w:rsidP="00477B69">
      <w:pPr>
        <w:pStyle w:val="NormalPACKT"/>
        <w:rPr>
          <w:rFonts w:ascii="Calibri" w:hAnsi="Calibri" w:cs="Calibri"/>
        </w:rPr>
      </w:pPr>
      <w:r>
        <w:rPr>
          <w:rFonts w:ascii="Calibri" w:hAnsi="Calibri" w:cs="Calibri"/>
        </w:rPr>
        <w:t xml:space="preserve">Validation scheme </w:t>
      </w:r>
      <w:r w:rsidR="00A9408A">
        <w:rPr>
          <w:rFonts w:ascii="Calibri" w:hAnsi="Calibri" w:cs="Calibri"/>
        </w:rPr>
        <w:t xml:space="preserve">for your trained </w:t>
      </w:r>
      <w:r w:rsidR="00D25CAC">
        <w:rPr>
          <w:rFonts w:ascii="Calibri" w:hAnsi="Calibri" w:cs="Calibri"/>
        </w:rPr>
        <w:t xml:space="preserve">model is always an important topic in a Kaggle competition – usually coupled with the </w:t>
      </w:r>
      <w:r w:rsidR="006D2ED1">
        <w:rPr>
          <w:rFonts w:ascii="Calibri" w:hAnsi="Calibri" w:cs="Calibri"/>
        </w:rPr>
        <w:t xml:space="preserve">perennial </w:t>
      </w:r>
      <w:r w:rsidR="00D25CAC">
        <w:rPr>
          <w:rFonts w:ascii="Calibri" w:hAnsi="Calibri" w:cs="Calibri"/>
        </w:rPr>
        <w:t xml:space="preserve">“CV vs LB” discussion. </w:t>
      </w:r>
      <w:r w:rsidR="009155EC">
        <w:rPr>
          <w:rFonts w:ascii="Calibri" w:hAnsi="Calibri" w:cs="Calibri"/>
        </w:rPr>
        <w:t xml:space="preserve">The </w:t>
      </w:r>
      <w:proofErr w:type="spellStart"/>
      <w:r w:rsidR="009155EC">
        <w:rPr>
          <w:rFonts w:ascii="Calibri" w:hAnsi="Calibri" w:cs="Calibri"/>
        </w:rPr>
        <w:t>Optiver</w:t>
      </w:r>
      <w:proofErr w:type="spellEnd"/>
      <w:r w:rsidR="009155EC">
        <w:rPr>
          <w:rFonts w:ascii="Calibri" w:hAnsi="Calibri" w:cs="Calibri"/>
        </w:rPr>
        <w:t xml:space="preserve"> competition was no exception to that rule</w:t>
      </w:r>
      <w:r w:rsidR="001B3539">
        <w:rPr>
          <w:rFonts w:ascii="Calibri" w:hAnsi="Calibri" w:cs="Calibri"/>
        </w:rPr>
        <w:t>:</w:t>
      </w:r>
    </w:p>
    <w:p w14:paraId="46007DFB" w14:textId="48C8DC1F" w:rsidR="001B3539" w:rsidRDefault="001B3539" w:rsidP="00477B69">
      <w:pPr>
        <w:pStyle w:val="NormalPACKT"/>
        <w:rPr>
          <w:rFonts w:ascii="Calibri" w:hAnsi="Calibri" w:cs="Calibri"/>
        </w:rPr>
      </w:pPr>
      <w:hyperlink r:id="rId24" w:history="1">
        <w:r w:rsidRPr="00004151">
          <w:rPr>
            <w:rStyle w:val="Hipercze"/>
            <w:rFonts w:ascii="Calibri" w:hAnsi="Calibri" w:cs="Calibri"/>
          </w:rPr>
          <w:t>https://www.kaggle.com/c/optiver-realized-volatility-prediction/discussion/250650</w:t>
        </w:r>
      </w:hyperlink>
    </w:p>
    <w:p w14:paraId="2B60E7EF" w14:textId="42F2494C" w:rsidR="00FA346B" w:rsidRDefault="006B35E7" w:rsidP="00477B69">
      <w:pPr>
        <w:pStyle w:val="NormalPACKT"/>
        <w:rPr>
          <w:rFonts w:ascii="Calibri" w:hAnsi="Calibri" w:cs="Calibri"/>
        </w:rPr>
      </w:pPr>
      <w:r>
        <w:rPr>
          <w:rFonts w:ascii="Calibri" w:hAnsi="Calibri" w:cs="Calibri"/>
        </w:rPr>
        <w:t xml:space="preserve">Unless the thread is already present – and it’s always a good idea to check, so that redundancy </w:t>
      </w:r>
      <w:r w:rsidR="0068430F">
        <w:rPr>
          <w:rFonts w:ascii="Calibri" w:hAnsi="Calibri" w:cs="Calibri"/>
        </w:rPr>
        <w:t xml:space="preserve">can be minimized </w:t>
      </w:r>
      <w:r w:rsidR="00AF25A1">
        <w:rPr>
          <w:rFonts w:ascii="Calibri" w:hAnsi="Calibri" w:cs="Calibri"/>
        </w:rPr>
        <w:t xml:space="preserve">– you might want to consider </w:t>
      </w:r>
      <w:r w:rsidR="00277DA0">
        <w:rPr>
          <w:rFonts w:ascii="Calibri" w:hAnsi="Calibri" w:cs="Calibri"/>
        </w:rPr>
        <w:t xml:space="preserve">a related type of thread: single model performance. </w:t>
      </w:r>
      <w:r w:rsidR="005A7187">
        <w:rPr>
          <w:rFonts w:ascii="Calibri" w:hAnsi="Calibri" w:cs="Calibri"/>
        </w:rPr>
        <w:t xml:space="preserve">Sooner or </w:t>
      </w:r>
      <w:r w:rsidR="008C609A">
        <w:rPr>
          <w:rFonts w:ascii="Calibri" w:hAnsi="Calibri" w:cs="Calibri"/>
        </w:rPr>
        <w:t>later,</w:t>
      </w:r>
      <w:r w:rsidR="005A7187">
        <w:rPr>
          <w:rFonts w:ascii="Calibri" w:hAnsi="Calibri" w:cs="Calibri"/>
        </w:rPr>
        <w:t xml:space="preserve"> </w:t>
      </w:r>
      <w:r w:rsidR="000A0B3E">
        <w:rPr>
          <w:rFonts w:ascii="Calibri" w:hAnsi="Calibri" w:cs="Calibri"/>
        </w:rPr>
        <w:t>everybody starts using ensembles of models, but they ar</w:t>
      </w:r>
      <w:r w:rsidR="008A7DD3">
        <w:rPr>
          <w:rFonts w:ascii="Calibri" w:hAnsi="Calibri" w:cs="Calibri"/>
        </w:rPr>
        <w:t>e not very efficient without good single model components</w:t>
      </w:r>
      <w:r w:rsidR="00FA27DB">
        <w:rPr>
          <w:rFonts w:ascii="Calibri" w:hAnsi="Calibri" w:cs="Calibri"/>
        </w:rPr>
        <w:t xml:space="preserve">.  </w:t>
      </w:r>
      <w:r w:rsidR="00026F3C">
        <w:rPr>
          <w:rFonts w:ascii="Calibri" w:hAnsi="Calibri" w:cs="Calibri"/>
        </w:rPr>
        <w:t>The collaborative quest for knowledge</w:t>
      </w:r>
      <w:r w:rsidR="00E8477B">
        <w:rPr>
          <w:rFonts w:ascii="Calibri" w:hAnsi="Calibri" w:cs="Calibri"/>
        </w:rPr>
        <w:t xml:space="preserve"> did not stop there: if you think you have found </w:t>
      </w:r>
      <w:r w:rsidR="0016463C">
        <w:rPr>
          <w:rFonts w:ascii="Calibri" w:hAnsi="Calibri" w:cs="Calibri"/>
        </w:rPr>
        <w:t>a better way of approaching the problem, it is probably a good idea to share it – either you will have done something useful for others, or you will find out why you were wrong (saving you time and effort); either way, a win – as shown for instance in this discussion</w:t>
      </w:r>
    </w:p>
    <w:p w14:paraId="29008637" w14:textId="258DDA61" w:rsidR="0016463C" w:rsidRDefault="0016463C" w:rsidP="00477B69">
      <w:pPr>
        <w:pStyle w:val="NormalPACKT"/>
        <w:rPr>
          <w:rFonts w:ascii="Calibri" w:hAnsi="Calibri" w:cs="Calibri"/>
        </w:rPr>
      </w:pPr>
      <w:hyperlink r:id="rId25" w:history="1">
        <w:r w:rsidRPr="00004151">
          <w:rPr>
            <w:rStyle w:val="Hipercze"/>
            <w:rFonts w:ascii="Calibri" w:hAnsi="Calibri" w:cs="Calibri"/>
          </w:rPr>
          <w:t>https://www.kaggle.com/c/optiver-realized-volatility-prediction/discussion/260694</w:t>
        </w:r>
      </w:hyperlink>
    </w:p>
    <w:p w14:paraId="5668AC1C" w14:textId="46F417C7" w:rsidR="001B3539" w:rsidRDefault="00FA27DB" w:rsidP="00477B69">
      <w:pPr>
        <w:pStyle w:val="NormalPACKT"/>
        <w:rPr>
          <w:rFonts w:ascii="Calibri" w:hAnsi="Calibri" w:cs="Calibri"/>
        </w:rPr>
      </w:pPr>
      <w:proofErr w:type="spellStart"/>
      <w:r>
        <w:rPr>
          <w:rFonts w:ascii="Calibri" w:hAnsi="Calibri" w:cs="Calibri"/>
        </w:rPr>
        <w:t>A</w:t>
      </w:r>
      <w:proofErr w:type="spellEnd"/>
      <w:r>
        <w:rPr>
          <w:rFonts w:ascii="Calibri" w:hAnsi="Calibri" w:cs="Calibri"/>
        </w:rPr>
        <w:t xml:space="preserve">part from the obvious </w:t>
      </w:r>
      <w:r w:rsidR="00477DE7">
        <w:rPr>
          <w:rFonts w:ascii="Calibri" w:hAnsi="Calibri" w:cs="Calibri"/>
        </w:rPr>
        <w:t xml:space="preserve">personal </w:t>
      </w:r>
      <w:r>
        <w:rPr>
          <w:rFonts w:ascii="Calibri" w:hAnsi="Calibri" w:cs="Calibri"/>
        </w:rPr>
        <w:t xml:space="preserve">benefit (you get a sort of peek into how the competitors are doing), such threads allow for information exchange in the community, </w:t>
      </w:r>
      <w:r w:rsidR="00BC1D23">
        <w:rPr>
          <w:rFonts w:ascii="Calibri" w:hAnsi="Calibri" w:cs="Calibri"/>
        </w:rPr>
        <w:t>facilitating the collaborative element and being helpful for beginners</w:t>
      </w:r>
      <w:r w:rsidR="00933915">
        <w:rPr>
          <w:rFonts w:ascii="Calibri" w:hAnsi="Calibri" w:cs="Calibri"/>
        </w:rPr>
        <w:t xml:space="preserve">. An example of such a discussion can </w:t>
      </w:r>
      <w:r w:rsidR="00C82D5C">
        <w:rPr>
          <w:rFonts w:ascii="Calibri" w:hAnsi="Calibri" w:cs="Calibri"/>
        </w:rPr>
        <w:t xml:space="preserve">be </w:t>
      </w:r>
      <w:r w:rsidR="00933915">
        <w:rPr>
          <w:rFonts w:ascii="Calibri" w:hAnsi="Calibri" w:cs="Calibri"/>
        </w:rPr>
        <w:t>found under</w:t>
      </w:r>
      <w:r w:rsidR="008A7DD3" w:rsidRPr="008A7DD3">
        <w:t xml:space="preserve"> </w:t>
      </w:r>
      <w:hyperlink r:id="rId26" w:history="1">
        <w:r w:rsidR="00813221" w:rsidRPr="00004151">
          <w:rPr>
            <w:rStyle w:val="Hipercze"/>
            <w:rFonts w:ascii="Calibri" w:hAnsi="Calibri" w:cs="Calibri"/>
          </w:rPr>
          <w:t>https://www.kaggle.com/c/optiver-realized-volatility-prediction/discussion/250695</w:t>
        </w:r>
      </w:hyperlink>
      <w:r w:rsidR="00B83680">
        <w:rPr>
          <w:rFonts w:ascii="Calibri" w:hAnsi="Calibri" w:cs="Calibri"/>
        </w:rPr>
        <w:t xml:space="preserve"> .</w:t>
      </w:r>
    </w:p>
    <w:p w14:paraId="28591652" w14:textId="6333238D" w:rsidR="0064319F" w:rsidRDefault="004639F6" w:rsidP="005B20DD">
      <w:pPr>
        <w:pStyle w:val="NormalPACKT"/>
        <w:rPr>
          <w:rFonts w:ascii="Calibri" w:hAnsi="Calibri" w:cs="Calibri"/>
        </w:rPr>
      </w:pPr>
      <w:r>
        <w:rPr>
          <w:rFonts w:ascii="Calibri" w:hAnsi="Calibri" w:cs="Calibri"/>
        </w:rPr>
        <w:t>If you have gone through the topics such as the ones listed above, there is a possibility you still find yourself wondering: am I missing anything important?</w:t>
      </w:r>
      <w:r w:rsidR="00F83200">
        <w:rPr>
          <w:rFonts w:ascii="Calibri" w:hAnsi="Calibri" w:cs="Calibri"/>
        </w:rPr>
        <w:t xml:space="preserve"> Kaggle is the kind of place where it is perfectly fine to ask:</w:t>
      </w:r>
    </w:p>
    <w:p w14:paraId="478C2919" w14:textId="77777777" w:rsidR="00F83200" w:rsidRDefault="00F83200" w:rsidP="00F83200">
      <w:pPr>
        <w:pStyle w:val="NormalPACKT"/>
        <w:rPr>
          <w:rFonts w:ascii="Calibri" w:hAnsi="Calibri" w:cs="Calibri"/>
        </w:rPr>
      </w:pPr>
      <w:hyperlink r:id="rId27" w:history="1">
        <w:r w:rsidRPr="00004151">
          <w:rPr>
            <w:rStyle w:val="Hipercze"/>
            <w:rFonts w:ascii="Calibri" w:hAnsi="Calibri" w:cs="Calibri"/>
          </w:rPr>
          <w:t>https://www.kaggle.com/c/optiver-realized-volatility-prediction/discussion/262203</w:t>
        </w:r>
      </w:hyperlink>
    </w:p>
    <w:p w14:paraId="3BE7D2BB" w14:textId="671183C3" w:rsidR="00F83200" w:rsidRDefault="00F83200" w:rsidP="005B20DD">
      <w:pPr>
        <w:pStyle w:val="NormalPACKT"/>
        <w:rPr>
          <w:rFonts w:ascii="Calibri" w:hAnsi="Calibri" w:cs="Calibri"/>
        </w:rPr>
      </w:pPr>
    </w:p>
    <w:p w14:paraId="1CE91F7A" w14:textId="6AE75368" w:rsidR="005B20DD" w:rsidRPr="00413DA5" w:rsidRDefault="00405753" w:rsidP="005B20DD">
      <w:pPr>
        <w:pStyle w:val="NormalPACKT"/>
        <w:rPr>
          <w:rFonts w:ascii="Calibri" w:hAnsi="Calibri" w:cs="Calibri"/>
        </w:rPr>
      </w:pPr>
      <w:r>
        <w:rPr>
          <w:rFonts w:ascii="Calibri" w:hAnsi="Calibri" w:cs="Calibri"/>
        </w:rPr>
        <w:t xml:space="preserve">We mentioned validation above, which always links – at least for a </w:t>
      </w:r>
      <w:proofErr w:type="spellStart"/>
      <w:r>
        <w:rPr>
          <w:rFonts w:ascii="Calibri" w:hAnsi="Calibri" w:cs="Calibri"/>
        </w:rPr>
        <w:t>Kaggler</w:t>
      </w:r>
      <w:proofErr w:type="spellEnd"/>
      <w:r>
        <w:rPr>
          <w:rFonts w:ascii="Calibri" w:hAnsi="Calibri" w:cs="Calibri"/>
        </w:rPr>
        <w:t xml:space="preserve"> – to the topic of information leakage and overfitting. </w:t>
      </w:r>
      <w:r w:rsidR="00411CE9" w:rsidRPr="00413DA5">
        <w:rPr>
          <w:rFonts w:ascii="Calibri" w:hAnsi="Calibri" w:cs="Calibri"/>
        </w:rPr>
        <w:t>Leak</w:t>
      </w:r>
      <w:r w:rsidR="00DA2C3E">
        <w:rPr>
          <w:rFonts w:ascii="Calibri" w:hAnsi="Calibri" w:cs="Calibri"/>
        </w:rPr>
        <w:t xml:space="preserve">s are discussed extensively in Chapter 6, dedicated to designing validation schemes. </w:t>
      </w:r>
      <w:r w:rsidR="00C61591">
        <w:rPr>
          <w:rFonts w:ascii="Calibri" w:hAnsi="Calibri" w:cs="Calibri"/>
        </w:rPr>
        <w:t xml:space="preserve">Here, we touch </w:t>
      </w:r>
      <w:r w:rsidR="00E3262C">
        <w:rPr>
          <w:rFonts w:ascii="Calibri" w:hAnsi="Calibri" w:cs="Calibri"/>
        </w:rPr>
        <w:t xml:space="preserve">briefly </w:t>
      </w:r>
      <w:r w:rsidR="000A03D9">
        <w:rPr>
          <w:rFonts w:ascii="Calibri" w:hAnsi="Calibri" w:cs="Calibri"/>
        </w:rPr>
        <w:t>on how they</w:t>
      </w:r>
      <w:r w:rsidR="007F60EC">
        <w:rPr>
          <w:rFonts w:ascii="Calibri" w:hAnsi="Calibri" w:cs="Calibri"/>
        </w:rPr>
        <w:t xml:space="preserve"> are approached via discussions. </w:t>
      </w:r>
      <w:r w:rsidR="005B20DD" w:rsidRPr="00413DA5">
        <w:rPr>
          <w:rFonts w:ascii="Calibri" w:hAnsi="Calibri" w:cs="Calibri"/>
        </w:rPr>
        <w:t>Kaggle being a community of inquisitive people, if there is suspicion of leakage, somebody is likely to raise the</w:t>
      </w:r>
      <w:r w:rsidR="005B20DD">
        <w:rPr>
          <w:rFonts w:ascii="Calibri" w:hAnsi="Calibri" w:cs="Calibri"/>
        </w:rPr>
        <w:t xml:space="preserve"> topic.</w:t>
      </w:r>
    </w:p>
    <w:p w14:paraId="713CD453" w14:textId="5460F8C6" w:rsidR="007544ED" w:rsidRPr="00413DA5" w:rsidRDefault="00C827A2" w:rsidP="007E04D0">
      <w:pPr>
        <w:pStyle w:val="NormalPACKT"/>
        <w:rPr>
          <w:rFonts w:ascii="Calibri" w:hAnsi="Calibri" w:cs="Calibri"/>
        </w:rPr>
      </w:pPr>
      <w:r w:rsidRPr="00413DA5">
        <w:rPr>
          <w:rFonts w:ascii="Calibri" w:hAnsi="Calibri" w:cs="Calibri"/>
        </w:rPr>
        <w:t xml:space="preserve">For example, names of the files or ids of records may contain timestamps, which means they can be reverse engineered to effectively peak into the future and produce an unrealistically low error metric value. Such a situation took place in the “Two Sigma </w:t>
      </w:r>
      <w:r w:rsidRPr="00413DA5">
        <w:rPr>
          <w:rFonts w:ascii="Calibri" w:hAnsi="Calibri" w:cs="Calibri"/>
        </w:rPr>
        <w:lastRenderedPageBreak/>
        <w:t xml:space="preserve">Connect competition” </w:t>
      </w:r>
      <w:hyperlink r:id="rId28">
        <w:r w:rsidRPr="00413DA5">
          <w:rPr>
            <w:rStyle w:val="Hipercze"/>
            <w:rFonts w:ascii="Calibri" w:hAnsi="Calibri" w:cs="Calibri"/>
          </w:rPr>
          <w:t>https://www.kaggle.com/c/two-sigma-connect-rental-listing-inquiries/</w:t>
        </w:r>
      </w:hyperlink>
      <w:r w:rsidRPr="00413DA5">
        <w:rPr>
          <w:rFonts w:ascii="Calibri" w:hAnsi="Calibri" w:cs="Calibri"/>
        </w:rPr>
        <w:t xml:space="preserve"> - you can read up on the details </w:t>
      </w:r>
      <w:r w:rsidR="00452977">
        <w:rPr>
          <w:rFonts w:ascii="Calibri" w:hAnsi="Calibri" w:cs="Calibri"/>
        </w:rPr>
        <w:t>in</w:t>
      </w:r>
      <w:r w:rsidRPr="00413DA5">
        <w:rPr>
          <w:rFonts w:ascii="Calibri" w:hAnsi="Calibri" w:cs="Calibri"/>
        </w:rPr>
        <w:t xml:space="preserve"> </w:t>
      </w:r>
      <w:proofErr w:type="spellStart"/>
      <w:r w:rsidRPr="00413DA5">
        <w:rPr>
          <w:rFonts w:ascii="Calibri" w:hAnsi="Calibri" w:cs="Calibri"/>
        </w:rPr>
        <w:t>Kazanova’s</w:t>
      </w:r>
      <w:proofErr w:type="spellEnd"/>
      <w:r w:rsidRPr="00413DA5">
        <w:rPr>
          <w:rFonts w:ascii="Calibri" w:hAnsi="Calibri" w:cs="Calibri"/>
        </w:rPr>
        <w:t xml:space="preserve"> post: </w:t>
      </w:r>
    </w:p>
    <w:p w14:paraId="713CD455" w14:textId="67709CB5" w:rsidR="007544ED" w:rsidRPr="00413DA5" w:rsidRDefault="00EC4C67" w:rsidP="007E04D0">
      <w:pPr>
        <w:pStyle w:val="NormalPACKT"/>
        <w:rPr>
          <w:rFonts w:ascii="Calibri" w:hAnsi="Calibri" w:cs="Calibri"/>
        </w:rPr>
      </w:pPr>
      <w:hyperlink r:id="rId29" w:anchor="176513" w:history="1">
        <w:r w:rsidR="00C827A2" w:rsidRPr="00413DA5">
          <w:rPr>
            <w:rStyle w:val="Hipercze"/>
            <w:rFonts w:ascii="Calibri" w:hAnsi="Calibri" w:cs="Calibri"/>
          </w:rPr>
          <w:t>https://www.kaggle.com/c/two-sigma-connect-rental-listing-inquiries/discussion/31870#176513</w:t>
        </w:r>
      </w:hyperlink>
    </w:p>
    <w:p w14:paraId="713CD457" w14:textId="55C275C9" w:rsidR="007544ED" w:rsidRPr="00413DA5" w:rsidRDefault="00C827A2" w:rsidP="007E04D0">
      <w:pPr>
        <w:pStyle w:val="NormalPACKT"/>
        <w:rPr>
          <w:rFonts w:ascii="Calibri" w:hAnsi="Calibri" w:cs="Calibri"/>
        </w:rPr>
      </w:pPr>
      <w:r w:rsidRPr="00413DA5">
        <w:rPr>
          <w:rFonts w:ascii="Calibri" w:hAnsi="Calibri" w:cs="Calibri"/>
        </w:rPr>
        <w:t xml:space="preserve">Another example </w:t>
      </w:r>
      <w:r w:rsidR="00AB1A14">
        <w:rPr>
          <w:rFonts w:ascii="Calibri" w:hAnsi="Calibri" w:cs="Calibri"/>
        </w:rPr>
        <w:t>is</w:t>
      </w:r>
      <w:r w:rsidR="00DC7C16">
        <w:rPr>
          <w:rFonts w:ascii="Calibri" w:hAnsi="Calibri" w:cs="Calibri"/>
        </w:rPr>
        <w:t xml:space="preserve"> </w:t>
      </w:r>
      <w:r w:rsidRPr="00413DA5">
        <w:rPr>
          <w:rFonts w:ascii="Calibri" w:hAnsi="Calibri" w:cs="Calibri"/>
        </w:rPr>
        <w:t xml:space="preserve">the Airbus Ship Detection Challenge </w:t>
      </w:r>
      <w:hyperlink r:id="rId30">
        <w:r w:rsidRPr="00413DA5">
          <w:rPr>
            <w:rStyle w:val="Hipercze"/>
            <w:rFonts w:ascii="Calibri" w:hAnsi="Calibri" w:cs="Calibri"/>
          </w:rPr>
          <w:t>https://www.kaggle.com/c/airbus-ship-detection</w:t>
        </w:r>
      </w:hyperlink>
      <w:r w:rsidRPr="00413DA5">
        <w:rPr>
          <w:rFonts w:ascii="Calibri" w:hAnsi="Calibri" w:cs="Calibri"/>
        </w:rPr>
        <w:t xml:space="preserve"> </w:t>
      </w:r>
      <w:r w:rsidR="003829A4">
        <w:rPr>
          <w:rFonts w:ascii="Calibri" w:hAnsi="Calibri" w:cs="Calibri"/>
        </w:rPr>
        <w:t>in w</w:t>
      </w:r>
      <w:r w:rsidR="00F232C7">
        <w:rPr>
          <w:rFonts w:ascii="Calibri" w:hAnsi="Calibri" w:cs="Calibri"/>
        </w:rPr>
        <w:t xml:space="preserve">hich </w:t>
      </w:r>
      <w:r w:rsidRPr="00413DA5">
        <w:rPr>
          <w:rFonts w:ascii="Calibri" w:hAnsi="Calibri" w:cs="Calibri"/>
        </w:rPr>
        <w:t xml:space="preserve">the participants were tasked with locating ships in satellite images. </w:t>
      </w:r>
      <w:r w:rsidR="00AE2B36">
        <w:rPr>
          <w:rFonts w:ascii="Calibri" w:hAnsi="Calibri" w:cs="Calibri"/>
        </w:rPr>
        <w:t>I</w:t>
      </w:r>
      <w:r w:rsidRPr="00413DA5">
        <w:rPr>
          <w:rFonts w:ascii="Calibri" w:hAnsi="Calibri" w:cs="Calibri"/>
        </w:rPr>
        <w:t xml:space="preserve">t turned out a significant proportion of test images were (random) crops of the images in the training images and matching the two was relatively straightforward: </w:t>
      </w:r>
      <w:hyperlink r:id="rId31" w:anchor="377037" w:history="1">
        <w:r w:rsidRPr="00413DA5">
          <w:rPr>
            <w:rStyle w:val="Hipercze"/>
            <w:rFonts w:ascii="Calibri" w:hAnsi="Calibri" w:cs="Calibri"/>
          </w:rPr>
          <w:t>https://www.kaggle.com/c/airbus-ship-detection/discussion/64355#377037</w:t>
        </w:r>
      </w:hyperlink>
    </w:p>
    <w:p w14:paraId="713CD458" w14:textId="77777777" w:rsidR="007544ED" w:rsidRPr="00413DA5" w:rsidRDefault="00C827A2" w:rsidP="007E04D0">
      <w:pPr>
        <w:pStyle w:val="NormalPACKT"/>
        <w:rPr>
          <w:rFonts w:ascii="Calibri" w:hAnsi="Calibri" w:cs="Calibri"/>
        </w:rPr>
      </w:pPr>
      <w:r w:rsidRPr="00413DA5">
        <w:rPr>
          <w:rFonts w:ascii="Calibri" w:hAnsi="Calibri" w:cs="Calibri"/>
        </w:rPr>
        <w:t>A rather infamous series of competitions were the ones sponsored by Santander: of the three instances when the company organized a Kaggle contest, two involved data leakage:</w:t>
      </w:r>
    </w:p>
    <w:p w14:paraId="713CD459" w14:textId="77777777" w:rsidR="007544ED" w:rsidRPr="00413DA5" w:rsidRDefault="00EC4C67" w:rsidP="007E04D0">
      <w:pPr>
        <w:pStyle w:val="NormalPACKT"/>
        <w:rPr>
          <w:rFonts w:ascii="Calibri" w:hAnsi="Calibri" w:cs="Calibri"/>
        </w:rPr>
      </w:pPr>
      <w:hyperlink r:id="rId32">
        <w:r w:rsidR="00C827A2" w:rsidRPr="00413DA5">
          <w:rPr>
            <w:rStyle w:val="Hipercze"/>
            <w:rFonts w:ascii="Calibri" w:hAnsi="Calibri" w:cs="Calibri"/>
          </w:rPr>
          <w:t>https://www.kaggle.com/c/santander-value-prediction-challenge/discussion/61172</w:t>
        </w:r>
      </w:hyperlink>
    </w:p>
    <w:p w14:paraId="713CD460" w14:textId="77777777" w:rsidR="007544ED" w:rsidRPr="00413DA5" w:rsidRDefault="00C827A2" w:rsidP="007E04D0">
      <w:pPr>
        <w:pStyle w:val="NormalPACKT"/>
        <w:rPr>
          <w:rFonts w:ascii="Calibri" w:hAnsi="Calibri" w:cs="Calibri"/>
        </w:rPr>
      </w:pPr>
      <w:r w:rsidRPr="00413DA5">
        <w:rPr>
          <w:rFonts w:ascii="Calibri" w:hAnsi="Calibri" w:cs="Calibri"/>
        </w:rPr>
        <w:t>What happens next varies per competition: there have been instances when Kaggle decided to reset the comp with new / cleaned up data, but also when they allowed it to continue (because they perceived the impact as minimal). An example of handling such a situation was the Red Hat competition:</w:t>
      </w:r>
    </w:p>
    <w:p w14:paraId="713CD462" w14:textId="77777777" w:rsidR="007544ED" w:rsidRPr="00413DA5" w:rsidRDefault="00EC4C67" w:rsidP="007E04D0">
      <w:pPr>
        <w:pStyle w:val="NormalPACKT"/>
        <w:rPr>
          <w:rFonts w:ascii="Calibri" w:hAnsi="Calibri" w:cs="Calibri"/>
        </w:rPr>
      </w:pPr>
      <w:hyperlink r:id="rId33">
        <w:r w:rsidR="00C827A2" w:rsidRPr="00413DA5">
          <w:rPr>
            <w:rStyle w:val="Hipercze"/>
            <w:rFonts w:ascii="Calibri" w:hAnsi="Calibri" w:cs="Calibri"/>
          </w:rPr>
          <w:t>https://www.kaggle.com/c/predicting-red-hat-business-value/discussion/23788</w:t>
        </w:r>
      </w:hyperlink>
    </w:p>
    <w:p w14:paraId="713CD463" w14:textId="357AE1B4" w:rsidR="007544ED" w:rsidRPr="00413DA5" w:rsidRDefault="00C827A2" w:rsidP="007E04D0">
      <w:pPr>
        <w:pStyle w:val="NormalPACKT"/>
        <w:rPr>
          <w:rFonts w:ascii="Calibri" w:hAnsi="Calibri" w:cs="Calibri"/>
        </w:rPr>
      </w:pPr>
      <w:r w:rsidRPr="00413DA5">
        <w:rPr>
          <w:rFonts w:ascii="Calibri" w:hAnsi="Calibri" w:cs="Calibri"/>
        </w:rPr>
        <w:t xml:space="preserve">Although leaks in data can disturb a competition severely, the good news is that over the last 2-3 years leakage has all but disappeared from Kaggle – so with any luck, this section will be read once but not become a staple of your experience on the platform. </w:t>
      </w:r>
    </w:p>
    <w:p w14:paraId="463176C1" w14:textId="7CC5BA16" w:rsidR="00AA5B66" w:rsidRDefault="00AA5B66" w:rsidP="007E04D0">
      <w:pPr>
        <w:pStyle w:val="NormalPACKT"/>
        <w:rPr>
          <w:rFonts w:ascii="Calibri" w:hAnsi="Calibri" w:cs="Calibri"/>
        </w:rPr>
      </w:pPr>
    </w:p>
    <w:p w14:paraId="4880E324" w14:textId="1D431F55" w:rsidR="00330171" w:rsidRPr="00413DA5" w:rsidRDefault="00FF2E95" w:rsidP="007E04D0">
      <w:pPr>
        <w:pStyle w:val="NormalPACKT"/>
        <w:rPr>
          <w:rFonts w:ascii="Calibri" w:hAnsi="Calibri" w:cs="Calibri"/>
        </w:rPr>
      </w:pPr>
      <w:r>
        <w:rPr>
          <w:rFonts w:ascii="Calibri" w:hAnsi="Calibri" w:cs="Calibri"/>
        </w:rPr>
        <w:t>The topic of experience on the platform</w:t>
      </w:r>
      <w:r w:rsidR="007628C9">
        <w:rPr>
          <w:rFonts w:ascii="Calibri" w:hAnsi="Calibri" w:cs="Calibri"/>
        </w:rPr>
        <w:t xml:space="preserve"> is a</w:t>
      </w:r>
      <w:r w:rsidR="00476F24">
        <w:rPr>
          <w:rFonts w:ascii="Calibri" w:hAnsi="Calibri" w:cs="Calibri"/>
        </w:rPr>
        <w:t>n excellent segue into a Grandmaster interview:</w:t>
      </w:r>
    </w:p>
    <w:p w14:paraId="3DC4EADF" w14:textId="77777777" w:rsidR="00AA5B66" w:rsidRPr="00413DA5" w:rsidRDefault="00AA5B66" w:rsidP="007E04D0">
      <w:pPr>
        <w:pStyle w:val="NormalPACKT"/>
        <w:rPr>
          <w:rFonts w:ascii="Calibri" w:hAnsi="Calibri" w:cs="Calibri"/>
        </w:rPr>
      </w:pPr>
    </w:p>
    <w:p w14:paraId="19100A6B" w14:textId="5CFFAEE6" w:rsidR="00C9267B" w:rsidRPr="00413DA5" w:rsidRDefault="00C9267B" w:rsidP="00C9267B">
      <w:pPr>
        <w:pStyle w:val="InformationBoxPACKT"/>
        <w:rPr>
          <w:rFonts w:ascii="Calibri" w:hAnsi="Calibri" w:cs="Calibri"/>
          <w:lang w:val="en-GB"/>
        </w:rPr>
      </w:pPr>
      <w:r w:rsidRPr="00413DA5">
        <w:rPr>
          <w:rFonts w:ascii="Calibri" w:hAnsi="Calibri" w:cs="Calibri"/>
          <w:noProof/>
        </w:rPr>
        <w:lastRenderedPageBreak/>
        <w:drawing>
          <wp:anchor distT="0" distB="0" distL="114300" distR="114300" simplePos="0" relativeHeight="251658240" behindDoc="1" locked="0" layoutInCell="1" allowOverlap="1" wp14:anchorId="478F6922" wp14:editId="1C88D4EF">
            <wp:simplePos x="0" y="0"/>
            <wp:positionH relativeFrom="column">
              <wp:posOffset>456565</wp:posOffset>
            </wp:positionH>
            <wp:positionV relativeFrom="paragraph">
              <wp:posOffset>118745</wp:posOffset>
            </wp:positionV>
            <wp:extent cx="1457325" cy="1457325"/>
            <wp:effectExtent l="0" t="0" r="9525" b="9525"/>
            <wp:wrapTight wrapText="bothSides">
              <wp:wrapPolygon edited="0">
                <wp:start x="0" y="0"/>
                <wp:lineTo x="0" y="21459"/>
                <wp:lineTo x="21459" y="21459"/>
                <wp:lineTo x="2145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413DA5">
        <w:rPr>
          <w:rFonts w:ascii="Calibri" w:hAnsi="Calibri" w:cs="Calibri"/>
          <w:lang w:val="en-GB"/>
        </w:rPr>
        <w:t>Yifan</w:t>
      </w:r>
      <w:proofErr w:type="spellEnd"/>
      <w:r w:rsidRPr="00413DA5">
        <w:rPr>
          <w:rFonts w:ascii="Calibri" w:hAnsi="Calibri" w:cs="Calibri"/>
          <w:lang w:val="en-GB"/>
        </w:rPr>
        <w:t xml:space="preserve"> </w:t>
      </w:r>
      <w:proofErr w:type="spellStart"/>
      <w:r w:rsidRPr="00413DA5">
        <w:rPr>
          <w:rFonts w:ascii="Calibri" w:hAnsi="Calibri" w:cs="Calibri"/>
          <w:lang w:val="en-GB"/>
        </w:rPr>
        <w:t>Xie</w:t>
      </w:r>
      <w:proofErr w:type="spellEnd"/>
      <w:r w:rsidRPr="00413DA5">
        <w:rPr>
          <w:rFonts w:ascii="Calibri" w:hAnsi="Calibri" w:cs="Calibri"/>
          <w:lang w:val="en-GB"/>
        </w:rPr>
        <w:t xml:space="preserve"> (</w:t>
      </w:r>
      <w:r w:rsidRPr="00413DA5">
        <w:rPr>
          <w:rStyle w:val="URLPACKT"/>
          <w:rFonts w:ascii="Calibri" w:hAnsi="Calibri" w:cs="Calibri"/>
        </w:rPr>
        <w:t>https://www.kaggle.com/yifanxie</w:t>
      </w:r>
      <w:r w:rsidRPr="00413DA5">
        <w:rPr>
          <w:rFonts w:ascii="Calibri" w:hAnsi="Calibri" w:cs="Calibri"/>
          <w:lang w:val="en-GB"/>
        </w:rPr>
        <w:t xml:space="preserve">) is a Discussions </w:t>
      </w:r>
      <w:r w:rsidR="00A57745" w:rsidRPr="00413DA5">
        <w:rPr>
          <w:rFonts w:ascii="Calibri" w:hAnsi="Calibri" w:cs="Calibri"/>
          <w:lang w:val="en-GB"/>
        </w:rPr>
        <w:t xml:space="preserve">and Competitions </w:t>
      </w:r>
      <w:r w:rsidRPr="00413DA5">
        <w:rPr>
          <w:rFonts w:ascii="Calibri" w:hAnsi="Calibri" w:cs="Calibri"/>
          <w:lang w:val="en-GB"/>
        </w:rPr>
        <w:t xml:space="preserve">Master, as well as the co-founder of Arion.ai. Here's what he had to say about competing </w:t>
      </w:r>
      <w:r w:rsidR="00A57745" w:rsidRPr="00413DA5">
        <w:rPr>
          <w:rFonts w:ascii="Calibri" w:hAnsi="Calibri" w:cs="Calibri"/>
          <w:lang w:val="en-GB"/>
        </w:rPr>
        <w:t>in competitions and working with other Kagglers.</w:t>
      </w:r>
    </w:p>
    <w:p w14:paraId="176C78A6" w14:textId="77777777" w:rsidR="00C9267B" w:rsidRPr="00413DA5" w:rsidRDefault="00C9267B" w:rsidP="00C9267B">
      <w:pPr>
        <w:pStyle w:val="InformationBoxPACKT"/>
        <w:rPr>
          <w:rStyle w:val="ItalicsPACKT"/>
          <w:rFonts w:ascii="Calibri" w:hAnsi="Calibri" w:cs="Calibri"/>
          <w:lang w:val="en-GB"/>
        </w:rPr>
      </w:pPr>
      <w:bookmarkStart w:id="1" w:name="_Hlk93583332"/>
      <w:r w:rsidRPr="00413DA5">
        <w:rPr>
          <w:rStyle w:val="ItalicsPACKT"/>
          <w:rFonts w:ascii="Calibri" w:hAnsi="Calibri" w:cs="Calibri"/>
          <w:lang w:val="en-GB"/>
        </w:rPr>
        <w:t xml:space="preserve">What's your favourite kind of competition and why? In terms of techniques and solving approaches, what is your speciality on Kaggle? </w:t>
      </w:r>
    </w:p>
    <w:p w14:paraId="375D409D" w14:textId="77777777" w:rsidR="00C9267B" w:rsidRPr="00413DA5" w:rsidRDefault="00C9267B" w:rsidP="00C9267B">
      <w:pPr>
        <w:pStyle w:val="InformationBoxPACKT"/>
        <w:rPr>
          <w:rFonts w:ascii="Calibri" w:hAnsi="Calibri" w:cs="Calibri"/>
          <w:lang w:val="en-GB"/>
        </w:rPr>
      </w:pPr>
      <w:r w:rsidRPr="00413DA5">
        <w:rPr>
          <w:rFonts w:ascii="Calibri" w:hAnsi="Calibri" w:cs="Calibri"/>
          <w:lang w:val="en-GB"/>
        </w:rPr>
        <w:t xml:space="preserve">I don’t really have a favorite type; I like tackling problems of all kinds. In terms of techniques, I have built up a solid pipeline of machine learning modules that allow me to quickly apply typical techniques and algorithms on most data problems. I would say this is a kind of competitive advantage for me: a focus on standardizing, both in terms of work routine and technical artefacts over time. This allows for quicker iteration and in turn helps improve efficiency when conducting data experiments, which is a core component of Kaggle. </w:t>
      </w:r>
    </w:p>
    <w:p w14:paraId="0F848561" w14:textId="0C88BE97" w:rsidR="00C9267B" w:rsidRPr="00413DA5" w:rsidRDefault="00C9267B" w:rsidP="00C9267B">
      <w:pPr>
        <w:pStyle w:val="InformationBoxPACKT"/>
        <w:rPr>
          <w:rStyle w:val="ItalicsPACKT"/>
          <w:rFonts w:ascii="Calibri" w:hAnsi="Calibri" w:cs="Calibri"/>
        </w:rPr>
      </w:pPr>
      <w:r w:rsidRPr="00413DA5">
        <w:rPr>
          <w:rStyle w:val="ItalicsPACKT"/>
          <w:rFonts w:ascii="Calibri" w:hAnsi="Calibri" w:cs="Calibri"/>
        </w:rPr>
        <w:t xml:space="preserve">How do you approach a Kaggle competition? </w:t>
      </w:r>
      <w:r w:rsidR="002D0446" w:rsidRPr="00413DA5">
        <w:rPr>
          <w:rStyle w:val="ItalicsPACKT"/>
          <w:rFonts w:ascii="Calibri" w:hAnsi="Calibri" w:cs="Calibri"/>
        </w:rPr>
        <w:t>H</w:t>
      </w:r>
      <w:r w:rsidRPr="00413DA5">
        <w:rPr>
          <w:rStyle w:val="ItalicsPACKT"/>
          <w:rFonts w:ascii="Calibri" w:hAnsi="Calibri" w:cs="Calibri"/>
        </w:rPr>
        <w:t xml:space="preserve">ow different is this approach to what you do in your day-to-day work? </w:t>
      </w:r>
    </w:p>
    <w:p w14:paraId="69FD9282" w14:textId="77777777" w:rsidR="00C9267B" w:rsidRPr="00413DA5" w:rsidRDefault="00C9267B" w:rsidP="00C9267B">
      <w:pPr>
        <w:pStyle w:val="InformationBoxPACKT"/>
        <w:rPr>
          <w:rFonts w:ascii="Calibri" w:hAnsi="Calibri" w:cs="Calibri"/>
          <w:lang w:val="en-GB"/>
        </w:rPr>
      </w:pPr>
      <w:r w:rsidRPr="00413DA5">
        <w:rPr>
          <w:rFonts w:ascii="Calibri" w:hAnsi="Calibri" w:cs="Calibri"/>
          <w:lang w:val="en-GB"/>
        </w:rPr>
        <w:t xml:space="preserve">Over time, I have developed a specific way of managing and gathering information for most my major data endeavors. This is applicable to work, Kaggle competitions, and other side projects. Typically, I capture useful information such as bookmarks, data dictionaries, to-do lists, useful commands, and experiment results in a standardized format dedicated to each competition, and when competing in a team, I will share this info with my teammates. </w:t>
      </w:r>
    </w:p>
    <w:p w14:paraId="3FEA6EE0" w14:textId="77777777" w:rsidR="00C9267B" w:rsidRPr="00413DA5" w:rsidRDefault="00C9267B" w:rsidP="00C9267B">
      <w:pPr>
        <w:pStyle w:val="InformationBoxPACKT"/>
        <w:rPr>
          <w:rStyle w:val="ItalicsPACKT"/>
          <w:rFonts w:ascii="Calibri" w:hAnsi="Calibri" w:cs="Calibri"/>
        </w:rPr>
      </w:pPr>
      <w:r w:rsidRPr="00413DA5">
        <w:rPr>
          <w:rStyle w:val="ItalicsPACKT"/>
          <w:rFonts w:ascii="Calibri" w:hAnsi="Calibri" w:cs="Calibri"/>
        </w:rPr>
        <w:t>Tell us about a particularly challenging competition you entered, and what insights you used to tackle the task.</w:t>
      </w:r>
    </w:p>
    <w:p w14:paraId="1FAC6590" w14:textId="77777777" w:rsidR="00C9267B" w:rsidRPr="00413DA5" w:rsidRDefault="00C9267B" w:rsidP="00C9267B">
      <w:pPr>
        <w:pStyle w:val="InformationBoxPACKT"/>
        <w:rPr>
          <w:rFonts w:ascii="Calibri" w:hAnsi="Calibri" w:cs="Calibri"/>
          <w:lang w:val="en-GB"/>
        </w:rPr>
      </w:pPr>
      <w:r w:rsidRPr="00413DA5">
        <w:rPr>
          <w:rFonts w:ascii="Calibri" w:hAnsi="Calibri" w:cs="Calibri"/>
          <w:lang w:val="en-GB"/>
        </w:rPr>
        <w:t xml:space="preserve">For me, it has always been useful to understand the wider context of the competition; for instance, what are the social/engineering/financial processes that underpin and bring about the data we are working on? For competitions in which one can meaningfully observe individual data points, such as the </w:t>
      </w:r>
      <w:r w:rsidRPr="00413DA5">
        <w:rPr>
          <w:rFonts w:ascii="Calibri" w:hAnsi="Calibri" w:cs="Calibri"/>
          <w:i/>
          <w:iCs/>
          <w:lang w:val="en-GB"/>
        </w:rPr>
        <w:t>Deepfake Detection Challenge</w:t>
      </w:r>
      <w:r w:rsidRPr="00413DA5">
        <w:rPr>
          <w:rFonts w:ascii="Calibri" w:hAnsi="Calibri" w:cs="Calibri"/>
          <w:lang w:val="en-GB"/>
        </w:rPr>
        <w:t xml:space="preserve">, I would build a specific dashboard (usually using Streamlit) that allows me to check individual data points (in this case, it was pair of true and fake videos), as well as building simple stat gathering into the dashboard to allow me a better feel of the data. </w:t>
      </w:r>
    </w:p>
    <w:p w14:paraId="33C10527" w14:textId="77777777" w:rsidR="00C9267B" w:rsidRPr="00413DA5" w:rsidRDefault="00C9267B" w:rsidP="00C9267B">
      <w:pPr>
        <w:pStyle w:val="InformationBoxPACKT"/>
        <w:rPr>
          <w:rStyle w:val="ItalicsPACKT"/>
          <w:rFonts w:ascii="Calibri" w:hAnsi="Calibri" w:cs="Calibri"/>
        </w:rPr>
      </w:pPr>
      <w:r w:rsidRPr="00413DA5">
        <w:rPr>
          <w:rStyle w:val="ItalicsPACKT"/>
          <w:rFonts w:ascii="Calibri" w:hAnsi="Calibri" w:cs="Calibri"/>
        </w:rPr>
        <w:t xml:space="preserve">Has Kaggle helped you in your career? If so, how? </w:t>
      </w:r>
    </w:p>
    <w:p w14:paraId="0EEF79B8" w14:textId="77777777" w:rsidR="00C9267B" w:rsidRPr="00413DA5" w:rsidRDefault="00C9267B" w:rsidP="00C9267B">
      <w:pPr>
        <w:pStyle w:val="InformationBoxPACKT"/>
        <w:rPr>
          <w:rFonts w:ascii="Calibri" w:hAnsi="Calibri" w:cs="Calibri"/>
          <w:lang w:val="en-GB"/>
        </w:rPr>
      </w:pPr>
      <w:r w:rsidRPr="00413DA5">
        <w:rPr>
          <w:rFonts w:ascii="Calibri" w:hAnsi="Calibri" w:cs="Calibri"/>
          <w:lang w:val="en-GB"/>
        </w:rPr>
        <w:lastRenderedPageBreak/>
        <w:t xml:space="preserve">I would say Kaggle is the platform that contributed the most to my current career path as a co-owner of a data science consultancy firm. It allowed me to build over several years the skillset and methodology to tackle data problems in different domains. I have both customers and colleagues who I got to know from forming teams on Kaggle competitions, and it has always served me very well as a source of knowledge, even though I am less active on it these days. </w:t>
      </w:r>
    </w:p>
    <w:bookmarkEnd w:id="1"/>
    <w:p w14:paraId="141D4570" w14:textId="77777777" w:rsidR="00C9267B" w:rsidRPr="00413DA5" w:rsidRDefault="00C9267B" w:rsidP="00C9267B">
      <w:pPr>
        <w:pStyle w:val="InformationBoxPACKT"/>
        <w:rPr>
          <w:rStyle w:val="ItalicsPACKT"/>
          <w:rFonts w:ascii="Calibri" w:hAnsi="Calibri" w:cs="Calibri"/>
        </w:rPr>
      </w:pPr>
      <w:r w:rsidRPr="00413DA5">
        <w:rPr>
          <w:rStyle w:val="ItalicsPACKT"/>
          <w:rFonts w:ascii="Calibri" w:hAnsi="Calibri" w:cs="Calibri"/>
        </w:rPr>
        <w:t>In your experience, what do inexperienced Kagglers often overlook? What do you know now that you wish you'd known when you first started?</w:t>
      </w:r>
    </w:p>
    <w:p w14:paraId="41FD9901" w14:textId="77777777" w:rsidR="00C9267B" w:rsidRPr="00413DA5" w:rsidRDefault="00C9267B" w:rsidP="00C9267B">
      <w:pPr>
        <w:pStyle w:val="InformationBoxPACKT"/>
        <w:rPr>
          <w:rFonts w:ascii="Calibri" w:hAnsi="Calibri" w:cs="Calibri"/>
          <w:lang w:val="en-GB"/>
        </w:rPr>
      </w:pPr>
      <w:r w:rsidRPr="00413DA5">
        <w:rPr>
          <w:rFonts w:ascii="Calibri" w:hAnsi="Calibri" w:cs="Calibri"/>
          <w:lang w:val="en-GB"/>
        </w:rPr>
        <w:t xml:space="preserve">For newcomers on Kaggle, the one error I can see is overlooking critical non-technical matters: rules on teaming, data usage, sharing of private information, usage of multiple accounts for innocuous reasons, etc. These are the types of error that could completely invalidate one’s often multi-month competition efforts. </w:t>
      </w:r>
    </w:p>
    <w:p w14:paraId="38E3817F" w14:textId="77777777" w:rsidR="00C9267B" w:rsidRPr="00413DA5" w:rsidRDefault="00C9267B" w:rsidP="00C9267B">
      <w:pPr>
        <w:pStyle w:val="InformationBoxPACKT"/>
        <w:rPr>
          <w:rFonts w:ascii="Calibri" w:hAnsi="Calibri" w:cs="Calibri"/>
          <w:lang w:val="en-GB"/>
        </w:rPr>
      </w:pPr>
      <w:r w:rsidRPr="00413DA5">
        <w:rPr>
          <w:rFonts w:ascii="Calibri" w:hAnsi="Calibri" w:cs="Calibri"/>
          <w:lang w:val="en-GB"/>
        </w:rPr>
        <w:t xml:space="preserve">The one thing I wish I knew at the beginning would be not to worry about the day-to-day position on the public leaderboard – it brings unnecessary pressure on oneself, and causes overfitting.  </w:t>
      </w:r>
    </w:p>
    <w:p w14:paraId="0AEBBF94" w14:textId="094ED2D5" w:rsidR="00C9267B" w:rsidRPr="00413DA5" w:rsidRDefault="00C9267B" w:rsidP="00C9267B">
      <w:pPr>
        <w:pStyle w:val="InformationBoxPACKT"/>
        <w:rPr>
          <w:rStyle w:val="ItalicsPACKT"/>
          <w:rFonts w:ascii="Calibri" w:hAnsi="Calibri" w:cs="Calibri"/>
        </w:rPr>
      </w:pPr>
      <w:r w:rsidRPr="00413DA5">
        <w:rPr>
          <w:rStyle w:val="ItalicsPACKT"/>
          <w:rFonts w:ascii="Calibri" w:hAnsi="Calibri" w:cs="Calibri"/>
        </w:rPr>
        <w:t>Are there any particular tools or libraries that you would recommend using for data analysis</w:t>
      </w:r>
      <w:r w:rsidR="002D0446" w:rsidRPr="00413DA5">
        <w:rPr>
          <w:rStyle w:val="ItalicsPACKT"/>
          <w:rFonts w:ascii="Calibri" w:hAnsi="Calibri" w:cs="Calibri"/>
        </w:rPr>
        <w:t xml:space="preserve"> or</w:t>
      </w:r>
      <w:r w:rsidRPr="00413DA5">
        <w:rPr>
          <w:rStyle w:val="ItalicsPACKT"/>
          <w:rFonts w:ascii="Calibri" w:hAnsi="Calibri" w:cs="Calibri"/>
        </w:rPr>
        <w:t xml:space="preserve"> machine learning?</w:t>
      </w:r>
    </w:p>
    <w:p w14:paraId="11214D76" w14:textId="77777777" w:rsidR="00C9267B" w:rsidRPr="00413DA5" w:rsidRDefault="00C9267B" w:rsidP="00C9267B">
      <w:pPr>
        <w:pStyle w:val="InformationBoxPACKT"/>
        <w:rPr>
          <w:rFonts w:ascii="Calibri" w:hAnsi="Calibri" w:cs="Calibri"/>
          <w:lang w:val="en-GB"/>
        </w:rPr>
      </w:pPr>
      <w:r w:rsidRPr="00413DA5">
        <w:rPr>
          <w:rFonts w:ascii="Calibri" w:hAnsi="Calibri" w:cs="Calibri"/>
          <w:lang w:val="en-GB"/>
        </w:rPr>
        <w:t xml:space="preserve">The usual: scikit-learn, XGB/LGB, PyTorch, etc. The one tool I would recommend that people learn to master beyond basic usage would be NumPy, especially for more advanced ways to sort and subset information; stuff that a lazy approach via pandas makes easy, but for which a more elaborate equivalent version in NumPy would bring much better efficiency. </w:t>
      </w:r>
    </w:p>
    <w:p w14:paraId="45A5604A" w14:textId="77777777" w:rsidR="00C9267B" w:rsidRPr="00413DA5" w:rsidRDefault="00C9267B" w:rsidP="00C9267B">
      <w:pPr>
        <w:pStyle w:val="InformationBoxPACKT"/>
        <w:rPr>
          <w:rStyle w:val="ItalicsPACKT"/>
          <w:rFonts w:ascii="Calibri" w:hAnsi="Calibri" w:cs="Calibri"/>
        </w:rPr>
      </w:pPr>
      <w:r w:rsidRPr="00413DA5">
        <w:rPr>
          <w:rStyle w:val="ItalicsPACKT"/>
          <w:rFonts w:ascii="Calibri" w:hAnsi="Calibri" w:cs="Calibri"/>
        </w:rPr>
        <w:t xml:space="preserve">What's the most important thing someone should keep in mind or do when they're entering a competition? </w:t>
      </w:r>
    </w:p>
    <w:p w14:paraId="746BC81A" w14:textId="77777777" w:rsidR="00C9267B" w:rsidRPr="00413DA5" w:rsidRDefault="00C9267B" w:rsidP="00C9267B">
      <w:pPr>
        <w:pStyle w:val="InformationBoxPACKT"/>
        <w:rPr>
          <w:rFonts w:ascii="Calibri" w:hAnsi="Calibri" w:cs="Calibri"/>
          <w:lang w:val="en-GB"/>
        </w:rPr>
      </w:pPr>
      <w:r w:rsidRPr="00413DA5">
        <w:rPr>
          <w:rFonts w:ascii="Calibri" w:hAnsi="Calibri" w:cs="Calibri"/>
          <w:lang w:val="en-GB"/>
        </w:rPr>
        <w:t>There are four reasons to do any data science-related stuff, in my book: for profit, for knowledge, for fun, and for good. Kaggle for me is always a great source of knowledge and very often a great memory to draw upon, so my recommendation would always be to remind oneself that ranking is temporary, but knowledge/memory are permanent :)</w:t>
      </w:r>
    </w:p>
    <w:p w14:paraId="65E889C0" w14:textId="77777777" w:rsidR="00C9267B" w:rsidRPr="00413DA5" w:rsidRDefault="00C9267B" w:rsidP="00C9267B">
      <w:pPr>
        <w:pStyle w:val="InformationBoxPACKT"/>
        <w:rPr>
          <w:rStyle w:val="ItalicsPACKT"/>
          <w:rFonts w:ascii="Calibri" w:hAnsi="Calibri" w:cs="Calibri"/>
          <w:lang w:val="en-GB"/>
        </w:rPr>
      </w:pPr>
      <w:r w:rsidRPr="00413DA5">
        <w:rPr>
          <w:rStyle w:val="ItalicsPACKT"/>
          <w:rFonts w:ascii="Calibri" w:hAnsi="Calibri" w:cs="Calibri"/>
          <w:lang w:val="en-GB"/>
        </w:rPr>
        <w:t>Do you use other competition platforms? How do they compare to Kaggle?</w:t>
      </w:r>
    </w:p>
    <w:p w14:paraId="24F971C7" w14:textId="77777777" w:rsidR="00C9267B" w:rsidRPr="00413DA5" w:rsidRDefault="00C9267B" w:rsidP="00C9267B">
      <w:pPr>
        <w:pStyle w:val="InformationBoxPACKT"/>
        <w:rPr>
          <w:rFonts w:ascii="Calibri" w:hAnsi="Calibri" w:cs="Calibri"/>
          <w:lang w:val="en-GB"/>
        </w:rPr>
      </w:pPr>
      <w:r w:rsidRPr="00413DA5">
        <w:rPr>
          <w:rFonts w:ascii="Calibri" w:hAnsi="Calibri" w:cs="Calibri"/>
          <w:lang w:val="en-GB"/>
        </w:rPr>
        <w:t xml:space="preserve">I am a very active participant on Numerai. For me, based on my four reasons to do data science, it is more for profit, as they provide a payout via their cryptocurrency. It is more of a solitary effort, as there is not really an advantage to teaming; they don’t encourage or forbid it, but it is just that more human resources don’t always equate to better profit on a trading competition platform like Numerai. </w:t>
      </w:r>
    </w:p>
    <w:p w14:paraId="108EAFC5" w14:textId="77777777" w:rsidR="00C9267B" w:rsidRPr="00413DA5" w:rsidRDefault="00C9267B" w:rsidP="00C9267B">
      <w:pPr>
        <w:pStyle w:val="InformationBoxPACKT"/>
        <w:rPr>
          <w:rFonts w:ascii="Calibri" w:hAnsi="Calibri" w:cs="Calibri"/>
          <w:lang w:val="en-GB"/>
        </w:rPr>
      </w:pPr>
      <w:r w:rsidRPr="00413DA5">
        <w:rPr>
          <w:rFonts w:ascii="Calibri" w:hAnsi="Calibri" w:cs="Calibri"/>
          <w:lang w:val="en-GB"/>
        </w:rPr>
        <w:lastRenderedPageBreak/>
        <w:t xml:space="preserve">Numerai for me is a more sustainable activity than Kaggle during busy periods of my working calendar, because the training data is usually unchanged at each round, and I can productionize to a high degree to automate the prediction and submission once the initial models are built. </w:t>
      </w:r>
    </w:p>
    <w:p w14:paraId="4CF9CF30" w14:textId="77777777" w:rsidR="00C9267B" w:rsidRPr="00413DA5" w:rsidRDefault="00C9267B" w:rsidP="00C9267B">
      <w:pPr>
        <w:pStyle w:val="InformationBoxPACKT"/>
        <w:rPr>
          <w:rFonts w:ascii="Calibri" w:hAnsi="Calibri" w:cs="Calibri"/>
          <w:lang w:val="en-GB"/>
        </w:rPr>
      </w:pPr>
      <w:r w:rsidRPr="00413DA5">
        <w:rPr>
          <w:rFonts w:ascii="Calibri" w:hAnsi="Calibri" w:cs="Calibri"/>
          <w:lang w:val="en-GB"/>
        </w:rPr>
        <w:t>The continuity feature of Numerai also makes it better suited for people who want to build dedicated machine learning pipelines for tabular datasets.</w:t>
      </w:r>
    </w:p>
    <w:p w14:paraId="713CD464" w14:textId="59A329ED" w:rsidR="007544ED" w:rsidRPr="00413DA5" w:rsidRDefault="00C827A2" w:rsidP="00B5110E">
      <w:pPr>
        <w:pStyle w:val="Nagwek1"/>
        <w:rPr>
          <w:rFonts w:ascii="Calibri" w:hAnsi="Calibri" w:cs="Calibri"/>
        </w:rPr>
      </w:pPr>
      <w:r w:rsidRPr="00413DA5">
        <w:rPr>
          <w:rFonts w:ascii="Calibri" w:hAnsi="Calibri" w:cs="Calibri"/>
        </w:rPr>
        <w:t>Netiquette</w:t>
      </w:r>
    </w:p>
    <w:p w14:paraId="713CD466" w14:textId="331E82F0" w:rsidR="007544ED" w:rsidRPr="00413DA5" w:rsidRDefault="00C827A2" w:rsidP="007E04D0">
      <w:pPr>
        <w:pStyle w:val="NormalPACKT"/>
        <w:rPr>
          <w:rFonts w:ascii="Calibri" w:hAnsi="Calibri" w:cs="Calibri"/>
        </w:rPr>
      </w:pPr>
      <w:r w:rsidRPr="00413DA5">
        <w:rPr>
          <w:rFonts w:ascii="Calibri" w:hAnsi="Calibri" w:cs="Calibri"/>
        </w:rPr>
        <w:t xml:space="preserve">Anybody who has been online for longer than 15 minutes knows this: </w:t>
      </w:r>
      <w:r w:rsidR="0057706A" w:rsidRPr="00413DA5">
        <w:rPr>
          <w:rFonts w:ascii="Calibri" w:hAnsi="Calibri" w:cs="Calibri"/>
        </w:rPr>
        <w:t xml:space="preserve">during a discussion, </w:t>
      </w:r>
      <w:r w:rsidRPr="00413DA5">
        <w:rPr>
          <w:rFonts w:ascii="Calibri" w:hAnsi="Calibri" w:cs="Calibri"/>
        </w:rPr>
        <w:t xml:space="preserve">no matter how innocent the topic, there is always a possibility </w:t>
      </w:r>
      <w:r w:rsidR="00AC07E1" w:rsidRPr="00413DA5">
        <w:rPr>
          <w:rFonts w:ascii="Calibri" w:hAnsi="Calibri" w:cs="Calibri"/>
        </w:rPr>
        <w:t xml:space="preserve">that people will </w:t>
      </w:r>
      <w:r w:rsidR="00BB6AB6" w:rsidRPr="00413DA5">
        <w:rPr>
          <w:rFonts w:ascii="Calibri" w:hAnsi="Calibri" w:cs="Calibri"/>
        </w:rPr>
        <w:t>become</w:t>
      </w:r>
      <w:r w:rsidRPr="00413DA5">
        <w:rPr>
          <w:rFonts w:ascii="Calibri" w:hAnsi="Calibri" w:cs="Calibri"/>
        </w:rPr>
        <w:t xml:space="preserve"> </w:t>
      </w:r>
      <w:r w:rsidR="009A5C98" w:rsidRPr="00413DA5">
        <w:rPr>
          <w:rFonts w:ascii="Calibri" w:hAnsi="Calibri" w:cs="Calibri"/>
        </w:rPr>
        <w:t>emotional,</w:t>
      </w:r>
      <w:r w:rsidRPr="00413DA5">
        <w:rPr>
          <w:rFonts w:ascii="Calibri" w:hAnsi="Calibri" w:cs="Calibri"/>
        </w:rPr>
        <w:t xml:space="preserve"> and a conversation </w:t>
      </w:r>
      <w:r w:rsidR="00D0339B" w:rsidRPr="00413DA5">
        <w:rPr>
          <w:rFonts w:ascii="Calibri" w:hAnsi="Calibri" w:cs="Calibri"/>
        </w:rPr>
        <w:t xml:space="preserve">will </w:t>
      </w:r>
      <w:r w:rsidRPr="00413DA5">
        <w:rPr>
          <w:rFonts w:ascii="Calibri" w:hAnsi="Calibri" w:cs="Calibri"/>
        </w:rPr>
        <w:t>leav</w:t>
      </w:r>
      <w:r w:rsidR="00D0339B" w:rsidRPr="00413DA5">
        <w:rPr>
          <w:rFonts w:ascii="Calibri" w:hAnsi="Calibri" w:cs="Calibri"/>
        </w:rPr>
        <w:t>e</w:t>
      </w:r>
      <w:r w:rsidRPr="00413DA5">
        <w:rPr>
          <w:rFonts w:ascii="Calibri" w:hAnsi="Calibri" w:cs="Calibri"/>
        </w:rPr>
        <w:t xml:space="preserve"> the civilized parts of the spectrum. Kaggle is no exception to the rule, so the community has guidelines for appropriate conduct:</w:t>
      </w:r>
    </w:p>
    <w:p w14:paraId="713CD468" w14:textId="77777777" w:rsidR="007544ED" w:rsidRPr="00413DA5" w:rsidRDefault="00EC4C67" w:rsidP="007E04D0">
      <w:pPr>
        <w:pStyle w:val="NormalPACKT"/>
        <w:rPr>
          <w:rStyle w:val="URLPACKT"/>
          <w:rFonts w:ascii="Calibri" w:hAnsi="Calibri" w:cs="Calibri"/>
        </w:rPr>
      </w:pPr>
      <w:hyperlink r:id="rId35">
        <w:r w:rsidR="00C827A2" w:rsidRPr="00413DA5">
          <w:rPr>
            <w:rStyle w:val="URLPACKT"/>
            <w:rFonts w:ascii="Calibri" w:hAnsi="Calibri" w:cs="Calibri"/>
          </w:rPr>
          <w:t>https://www.kaggle.com/community-guidelines</w:t>
        </w:r>
      </w:hyperlink>
    </w:p>
    <w:p w14:paraId="713CD46A" w14:textId="7BC69BF1" w:rsidR="007544ED" w:rsidRPr="00413DA5" w:rsidRDefault="00C827A2" w:rsidP="007E04D0">
      <w:pPr>
        <w:pStyle w:val="NormalPACKT"/>
        <w:rPr>
          <w:rFonts w:ascii="Calibri" w:hAnsi="Calibri" w:cs="Calibri"/>
        </w:rPr>
      </w:pPr>
      <w:r w:rsidRPr="00413DA5">
        <w:rPr>
          <w:rFonts w:ascii="Calibri" w:hAnsi="Calibri" w:cs="Calibri"/>
        </w:rPr>
        <w:t xml:space="preserve">Those apply not just to discussions, but also to notebooks and other forms of communication. The main points </w:t>
      </w:r>
      <w:r w:rsidR="008D155C" w:rsidRPr="00413DA5">
        <w:rPr>
          <w:rFonts w:ascii="Calibri" w:hAnsi="Calibri" w:cs="Calibri"/>
        </w:rPr>
        <w:t>you</w:t>
      </w:r>
      <w:r w:rsidRPr="00413DA5">
        <w:rPr>
          <w:rFonts w:ascii="Calibri" w:hAnsi="Calibri" w:cs="Calibri"/>
        </w:rPr>
        <w:t xml:space="preserve"> should keep in mind when interacting on Kaggle</w:t>
      </w:r>
      <w:r w:rsidR="008D155C" w:rsidRPr="00413DA5">
        <w:rPr>
          <w:rFonts w:ascii="Calibri" w:hAnsi="Calibri" w:cs="Calibri"/>
        </w:rPr>
        <w:t xml:space="preserve"> are</w:t>
      </w:r>
      <w:r w:rsidRPr="00413DA5">
        <w:rPr>
          <w:rFonts w:ascii="Calibri" w:hAnsi="Calibri" w:cs="Calibri"/>
        </w:rPr>
        <w:t>:</w:t>
      </w:r>
    </w:p>
    <w:p w14:paraId="64A5B9A8" w14:textId="6198449B" w:rsidR="00215AC3" w:rsidRPr="00413DA5" w:rsidRDefault="005174B6" w:rsidP="00215AC3">
      <w:pPr>
        <w:pStyle w:val="BulletPACKT"/>
        <w:rPr>
          <w:rFonts w:ascii="Calibri" w:hAnsi="Calibri" w:cs="Calibri"/>
        </w:rPr>
      </w:pPr>
      <w:r w:rsidRPr="00413DA5">
        <w:rPr>
          <w:rFonts w:ascii="Calibri" w:hAnsi="Calibri" w:cs="Calibri"/>
        </w:rPr>
        <w:t>D</w:t>
      </w:r>
      <w:r w:rsidR="00C827A2" w:rsidRPr="00413DA5">
        <w:rPr>
          <w:rFonts w:ascii="Calibri" w:hAnsi="Calibri" w:cs="Calibri"/>
        </w:rPr>
        <w:t>on’t slip into what Scott Adams calls “mind reading illusion”: Kaggle is an extremely diverse community of people from all over the world (for many of them</w:t>
      </w:r>
      <w:r w:rsidR="00F14789" w:rsidRPr="00413DA5">
        <w:rPr>
          <w:rFonts w:ascii="Calibri" w:hAnsi="Calibri" w:cs="Calibri"/>
        </w:rPr>
        <w:t>,</w:t>
      </w:r>
      <w:r w:rsidR="00C827A2" w:rsidRPr="00413DA5">
        <w:rPr>
          <w:rFonts w:ascii="Calibri" w:hAnsi="Calibri" w:cs="Calibri"/>
        </w:rPr>
        <w:t xml:space="preserve"> English is not a first language), so maintaining nuance is a massive challenge. Don’t make assumptions and try to clarify</w:t>
      </w:r>
      <w:r w:rsidR="00F14789" w:rsidRPr="00413DA5">
        <w:rPr>
          <w:rFonts w:ascii="Calibri" w:hAnsi="Calibri" w:cs="Calibri"/>
        </w:rPr>
        <w:t xml:space="preserve"> whenever possible.</w:t>
      </w:r>
    </w:p>
    <w:p w14:paraId="4AD7D155" w14:textId="2F94D546" w:rsidR="00215AC3" w:rsidRPr="00413DA5" w:rsidRDefault="00F14789" w:rsidP="00215AC3">
      <w:pPr>
        <w:pStyle w:val="BulletPACKT"/>
        <w:rPr>
          <w:rFonts w:ascii="Calibri" w:hAnsi="Calibri" w:cs="Calibri"/>
        </w:rPr>
      </w:pPr>
      <w:r w:rsidRPr="00413DA5">
        <w:rPr>
          <w:rFonts w:ascii="Calibri" w:hAnsi="Calibri" w:cs="Calibri"/>
        </w:rPr>
        <w:t>D</w:t>
      </w:r>
      <w:r w:rsidR="00C827A2" w:rsidRPr="00413DA5">
        <w:rPr>
          <w:rFonts w:ascii="Calibri" w:hAnsi="Calibri" w:cs="Calibri"/>
        </w:rPr>
        <w:t>o not make things personal</w:t>
      </w:r>
      <w:r w:rsidRPr="00413DA5">
        <w:rPr>
          <w:rFonts w:ascii="Calibri" w:hAnsi="Calibri" w:cs="Calibri"/>
        </w:rPr>
        <w:t xml:space="preserve">; </w:t>
      </w:r>
      <w:r w:rsidR="00C827A2" w:rsidRPr="00413DA5">
        <w:rPr>
          <w:rFonts w:ascii="Calibri" w:hAnsi="Calibri" w:cs="Calibri"/>
        </w:rPr>
        <w:t>Godwin’s law is there for a reason. In particular, references to protected immutable characteristics are an absolute no-go area.</w:t>
      </w:r>
    </w:p>
    <w:p w14:paraId="1E7F2420" w14:textId="75E335CC" w:rsidR="00905D8F" w:rsidRPr="00905D8F" w:rsidRDefault="0063050E" w:rsidP="00905D8F">
      <w:pPr>
        <w:pStyle w:val="BulletPACKT"/>
        <w:rPr>
          <w:rFonts w:ascii="Calibri" w:hAnsi="Calibri" w:cs="Calibri"/>
        </w:rPr>
      </w:pPr>
      <w:r>
        <w:rPr>
          <w:rFonts w:ascii="Calibri" w:hAnsi="Calibri" w:cs="Calibri"/>
        </w:rPr>
        <w:t>Your mileage might vary, but the fact remains: t</w:t>
      </w:r>
      <w:r w:rsidR="00C827A2" w:rsidRPr="00413DA5">
        <w:rPr>
          <w:rFonts w:ascii="Calibri" w:hAnsi="Calibri" w:cs="Calibri"/>
        </w:rPr>
        <w:t>his is not the Internet Wild West of the 1990s, when telling somebody online to RTFM was completely normal</w:t>
      </w:r>
      <w:r w:rsidR="00423FEE" w:rsidRPr="00413DA5">
        <w:rPr>
          <w:rFonts w:ascii="Calibri" w:hAnsi="Calibri" w:cs="Calibri"/>
        </w:rPr>
        <w:t>;</w:t>
      </w:r>
      <w:r w:rsidR="00C827A2" w:rsidRPr="00413DA5">
        <w:rPr>
          <w:rFonts w:ascii="Calibri" w:hAnsi="Calibri" w:cs="Calibri"/>
        </w:rPr>
        <w:t xml:space="preserve"> putdowns </w:t>
      </w:r>
      <w:r w:rsidR="009D5285" w:rsidRPr="00413DA5">
        <w:rPr>
          <w:rFonts w:ascii="Calibri" w:hAnsi="Calibri" w:cs="Calibri"/>
        </w:rPr>
        <w:t xml:space="preserve">tend to </w:t>
      </w:r>
      <w:r w:rsidR="00C827A2" w:rsidRPr="00413DA5">
        <w:rPr>
          <w:rFonts w:ascii="Calibri" w:hAnsi="Calibri" w:cs="Calibri"/>
        </w:rPr>
        <w:t>alienate people</w:t>
      </w:r>
    </w:p>
    <w:p w14:paraId="61591E13" w14:textId="7D60BCD2" w:rsidR="00712DA1" w:rsidRDefault="002612D5" w:rsidP="007E04D0">
      <w:pPr>
        <w:pStyle w:val="BulletEndPACKT"/>
        <w:rPr>
          <w:rFonts w:ascii="Calibri" w:hAnsi="Calibri" w:cs="Calibri"/>
        </w:rPr>
      </w:pPr>
      <w:r w:rsidRPr="00413DA5">
        <w:rPr>
          <w:rFonts w:ascii="Calibri" w:hAnsi="Calibri" w:cs="Calibri"/>
        </w:rPr>
        <w:t>D</w:t>
      </w:r>
      <w:r w:rsidR="00C827A2" w:rsidRPr="00413DA5">
        <w:rPr>
          <w:rFonts w:ascii="Calibri" w:hAnsi="Calibri" w:cs="Calibri"/>
        </w:rPr>
        <w:t>o not attempt to manipulate the progression system</w:t>
      </w:r>
      <w:r w:rsidR="008D3327" w:rsidRPr="00413DA5">
        <w:rPr>
          <w:rFonts w:ascii="Calibri" w:hAnsi="Calibri" w:cs="Calibri"/>
        </w:rPr>
        <w:t xml:space="preserve"> (which is a basis for awarding Kaggle medals)</w:t>
      </w:r>
      <w:r w:rsidR="00C827A2" w:rsidRPr="00413DA5">
        <w:rPr>
          <w:rFonts w:ascii="Calibri" w:hAnsi="Calibri" w:cs="Calibri"/>
        </w:rPr>
        <w:t>: this aspect covers an entire spectrum of platform abuse, from explicitly asking for upvotes, t</w:t>
      </w:r>
      <w:r w:rsidR="00C776B6" w:rsidRPr="00413DA5">
        <w:rPr>
          <w:rFonts w:ascii="Calibri" w:hAnsi="Calibri" w:cs="Calibri"/>
        </w:rPr>
        <w:t>o</w:t>
      </w:r>
      <w:r w:rsidR="00C827A2" w:rsidRPr="00413DA5">
        <w:rPr>
          <w:rFonts w:ascii="Calibri" w:hAnsi="Calibri" w:cs="Calibri"/>
        </w:rPr>
        <w:t xml:space="preserve"> collusion, to outright cheating. </w:t>
      </w:r>
    </w:p>
    <w:p w14:paraId="0338CFE2" w14:textId="358BD3DD" w:rsidR="00FB5823" w:rsidRDefault="00FB5823" w:rsidP="00FB5823">
      <w:pPr>
        <w:pStyle w:val="NormalPACKT"/>
      </w:pPr>
    </w:p>
    <w:p w14:paraId="504B990F" w14:textId="3F1834AD" w:rsidR="00FB5823" w:rsidRPr="00FB5823" w:rsidRDefault="00FB5823" w:rsidP="00FB5823">
      <w:pPr>
        <w:pStyle w:val="NormalPACKT"/>
      </w:pPr>
      <w:r>
        <w:rPr>
          <w:rFonts w:ascii="Calibri" w:hAnsi="Calibri" w:cs="Calibri"/>
        </w:rPr>
        <w:t xml:space="preserve">In short, do towards others as you would have them do to you – and things should work out fine. </w:t>
      </w:r>
    </w:p>
    <w:p w14:paraId="62788274" w14:textId="3FB0166D" w:rsidR="007E04D0" w:rsidRPr="00413DA5" w:rsidRDefault="007E04D0" w:rsidP="007E04D0">
      <w:pPr>
        <w:pStyle w:val="Nagwek1"/>
        <w:rPr>
          <w:rFonts w:ascii="Calibri" w:hAnsi="Calibri" w:cs="Calibri"/>
        </w:rPr>
      </w:pPr>
      <w:r w:rsidRPr="00413DA5">
        <w:rPr>
          <w:rFonts w:ascii="Calibri" w:hAnsi="Calibri" w:cs="Calibri"/>
        </w:rPr>
        <w:lastRenderedPageBreak/>
        <w:t>Summary</w:t>
      </w:r>
    </w:p>
    <w:p w14:paraId="74BC497E" w14:textId="6A15E9FA" w:rsidR="00E72022" w:rsidRDefault="00C827A2" w:rsidP="007E04D0">
      <w:pPr>
        <w:pStyle w:val="NormalPACKT"/>
        <w:rPr>
          <w:rFonts w:ascii="Calibri" w:hAnsi="Calibri" w:cs="Calibri"/>
        </w:rPr>
      </w:pPr>
      <w:r w:rsidRPr="00413DA5">
        <w:rPr>
          <w:rFonts w:ascii="Calibri" w:hAnsi="Calibri" w:cs="Calibri"/>
        </w:rPr>
        <w:t>In this chapter we have talked about discussion forums</w:t>
      </w:r>
      <w:r w:rsidR="007E04D0" w:rsidRPr="00413DA5">
        <w:rPr>
          <w:rFonts w:ascii="Calibri" w:hAnsi="Calibri" w:cs="Calibri"/>
        </w:rPr>
        <w:t>,</w:t>
      </w:r>
      <w:r w:rsidRPr="00413DA5">
        <w:rPr>
          <w:rFonts w:ascii="Calibri" w:hAnsi="Calibri" w:cs="Calibri"/>
        </w:rPr>
        <w:t xml:space="preserve"> the primary manner of communication on the Kaggle platform. </w:t>
      </w:r>
      <w:r w:rsidR="00B85540">
        <w:rPr>
          <w:rFonts w:ascii="Calibri" w:hAnsi="Calibri" w:cs="Calibri"/>
        </w:rPr>
        <w:t>We demonstrate the forum mechanics</w:t>
      </w:r>
      <w:r w:rsidR="0048694B">
        <w:rPr>
          <w:rFonts w:ascii="Calibri" w:hAnsi="Calibri" w:cs="Calibri"/>
        </w:rPr>
        <w:t xml:space="preserve">, </w:t>
      </w:r>
      <w:r w:rsidR="007F3B23">
        <w:rPr>
          <w:rFonts w:ascii="Calibri" w:hAnsi="Calibri" w:cs="Calibri"/>
        </w:rPr>
        <w:t>show</w:t>
      </w:r>
      <w:r w:rsidR="00506843">
        <w:rPr>
          <w:rFonts w:ascii="Calibri" w:hAnsi="Calibri" w:cs="Calibri"/>
        </w:rPr>
        <w:t xml:space="preserve"> an example of how discussions can be leveraged in more advanced competitions and </w:t>
      </w:r>
      <w:r w:rsidR="00C7792D">
        <w:rPr>
          <w:rFonts w:ascii="Calibri" w:hAnsi="Calibri" w:cs="Calibri"/>
        </w:rPr>
        <w:t>briefly summarize the netiquette.</w:t>
      </w:r>
    </w:p>
    <w:p w14:paraId="2713E32E" w14:textId="77777777" w:rsidR="008459CF" w:rsidRPr="00413DA5" w:rsidRDefault="008459CF" w:rsidP="007E04D0">
      <w:pPr>
        <w:pStyle w:val="NormalPACKT"/>
        <w:rPr>
          <w:rFonts w:ascii="Calibri" w:hAnsi="Calibri" w:cs="Calibri"/>
        </w:rPr>
      </w:pPr>
    </w:p>
    <w:p w14:paraId="713CD474" w14:textId="1DDC8828" w:rsidR="007544ED" w:rsidRPr="00413DA5" w:rsidRDefault="00C827A2" w:rsidP="007E04D0">
      <w:pPr>
        <w:pStyle w:val="NormalPACKT"/>
        <w:rPr>
          <w:rFonts w:ascii="Calibri" w:hAnsi="Calibri" w:cs="Calibri"/>
        </w:rPr>
      </w:pPr>
      <w:r w:rsidRPr="00413DA5">
        <w:rPr>
          <w:rFonts w:ascii="Calibri" w:hAnsi="Calibri" w:cs="Calibri"/>
        </w:rPr>
        <w:t>This concludes the first,</w:t>
      </w:r>
      <w:r w:rsidR="005C0A50" w:rsidRPr="00413DA5">
        <w:rPr>
          <w:rFonts w:ascii="Calibri" w:hAnsi="Calibri" w:cs="Calibri"/>
        </w:rPr>
        <w:t xml:space="preserve"> </w:t>
      </w:r>
      <w:r w:rsidRPr="00413DA5">
        <w:rPr>
          <w:rFonts w:ascii="Calibri" w:hAnsi="Calibri" w:cs="Calibri"/>
        </w:rPr>
        <w:t xml:space="preserve">introductory part of this book. </w:t>
      </w:r>
      <w:r w:rsidR="00720D63" w:rsidRPr="00413DA5">
        <w:rPr>
          <w:rFonts w:ascii="Calibri" w:hAnsi="Calibri" w:cs="Calibri"/>
        </w:rPr>
        <w:t>T</w:t>
      </w:r>
      <w:r w:rsidRPr="00413DA5">
        <w:rPr>
          <w:rFonts w:ascii="Calibri" w:hAnsi="Calibri" w:cs="Calibri"/>
        </w:rPr>
        <w:t>he next chapter</w:t>
      </w:r>
      <w:r w:rsidR="00720D63" w:rsidRPr="00413DA5">
        <w:rPr>
          <w:rFonts w:ascii="Calibri" w:hAnsi="Calibri" w:cs="Calibri"/>
        </w:rPr>
        <w:t xml:space="preserve"> marks the start of</w:t>
      </w:r>
      <w:r w:rsidRPr="00413DA5">
        <w:rPr>
          <w:rFonts w:ascii="Calibri" w:hAnsi="Calibri" w:cs="Calibri"/>
        </w:rPr>
        <w:t xml:space="preserve"> </w:t>
      </w:r>
      <w:r w:rsidR="005C0A50" w:rsidRPr="00413DA5">
        <w:rPr>
          <w:rFonts w:ascii="Calibri" w:hAnsi="Calibri" w:cs="Calibri"/>
        </w:rPr>
        <w:t>a</w:t>
      </w:r>
      <w:r w:rsidRPr="00413DA5">
        <w:rPr>
          <w:rFonts w:ascii="Calibri" w:hAnsi="Calibri" w:cs="Calibri"/>
        </w:rPr>
        <w:t xml:space="preserve"> more in-depth </w:t>
      </w:r>
      <w:r w:rsidR="00720D63" w:rsidRPr="00413DA5">
        <w:rPr>
          <w:rFonts w:ascii="Calibri" w:hAnsi="Calibri" w:cs="Calibri"/>
        </w:rPr>
        <w:t>exploration</w:t>
      </w:r>
      <w:r w:rsidRPr="00413DA5">
        <w:rPr>
          <w:rFonts w:ascii="Calibri" w:hAnsi="Calibri" w:cs="Calibri"/>
        </w:rPr>
        <w:t xml:space="preserve"> of how to maximize what you get out of </w:t>
      </w:r>
      <w:r w:rsidR="002E2E92" w:rsidRPr="00413DA5">
        <w:rPr>
          <w:rFonts w:ascii="Calibri" w:hAnsi="Calibri" w:cs="Calibri"/>
        </w:rPr>
        <w:t>Kaggle and</w:t>
      </w:r>
      <w:r w:rsidR="00720D63" w:rsidRPr="00413DA5">
        <w:rPr>
          <w:rFonts w:ascii="Calibri" w:hAnsi="Calibri" w:cs="Calibri"/>
        </w:rPr>
        <w:t xml:space="preserve"> looks at</w:t>
      </w:r>
      <w:r w:rsidR="0049084E" w:rsidRPr="00413DA5">
        <w:rPr>
          <w:rFonts w:ascii="Calibri" w:hAnsi="Calibri" w:cs="Calibri"/>
        </w:rPr>
        <w:t xml:space="preserve"> get</w:t>
      </w:r>
      <w:r w:rsidR="00720D63" w:rsidRPr="00413DA5">
        <w:rPr>
          <w:rFonts w:ascii="Calibri" w:hAnsi="Calibri" w:cs="Calibri"/>
        </w:rPr>
        <w:t>ting</w:t>
      </w:r>
      <w:r w:rsidR="0049084E" w:rsidRPr="00413DA5">
        <w:rPr>
          <w:rFonts w:ascii="Calibri" w:hAnsi="Calibri" w:cs="Calibri"/>
        </w:rPr>
        <w:t xml:space="preserve"> to grips with </w:t>
      </w:r>
      <w:r w:rsidR="00720D63" w:rsidRPr="00413DA5">
        <w:rPr>
          <w:rFonts w:ascii="Calibri" w:hAnsi="Calibri" w:cs="Calibri"/>
        </w:rPr>
        <w:t xml:space="preserve">the huge variety of </w:t>
      </w:r>
      <w:r w:rsidR="0049084E" w:rsidRPr="00413DA5">
        <w:rPr>
          <w:rFonts w:ascii="Calibri" w:hAnsi="Calibri" w:cs="Calibri"/>
        </w:rPr>
        <w:t xml:space="preserve">different tasks and metrics </w:t>
      </w:r>
      <w:r w:rsidR="00720D63" w:rsidRPr="00413DA5">
        <w:rPr>
          <w:rFonts w:ascii="Calibri" w:hAnsi="Calibri" w:cs="Calibri"/>
        </w:rPr>
        <w:t xml:space="preserve">you </w:t>
      </w:r>
      <w:r w:rsidR="00525E57" w:rsidRPr="00413DA5">
        <w:rPr>
          <w:rFonts w:ascii="Calibri" w:hAnsi="Calibri" w:cs="Calibri"/>
        </w:rPr>
        <w:t>must</w:t>
      </w:r>
      <w:r w:rsidR="00720D63" w:rsidRPr="00413DA5">
        <w:rPr>
          <w:rFonts w:ascii="Calibri" w:hAnsi="Calibri" w:cs="Calibri"/>
        </w:rPr>
        <w:t xml:space="preserve"> wrestle with </w:t>
      </w:r>
      <w:r w:rsidR="0049084E" w:rsidRPr="00413DA5">
        <w:rPr>
          <w:rFonts w:ascii="Calibri" w:hAnsi="Calibri" w:cs="Calibri"/>
        </w:rPr>
        <w:t>in competitions</w:t>
      </w:r>
      <w:r w:rsidRPr="00413DA5">
        <w:rPr>
          <w:rFonts w:ascii="Calibri" w:hAnsi="Calibri" w:cs="Calibri"/>
        </w:rPr>
        <w:t>.</w:t>
      </w:r>
    </w:p>
    <w:sectPr w:rsidR="007544ED" w:rsidRPr="00413DA5">
      <w:pgSz w:w="12240" w:h="15840"/>
      <w:pgMar w:top="2347" w:right="2160" w:bottom="2707" w:left="2160" w:header="0"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D3CF3" w14:textId="77777777" w:rsidR="00EC4C67" w:rsidRDefault="00EC4C67" w:rsidP="0041166A">
      <w:pPr>
        <w:spacing w:before="0" w:after="0"/>
      </w:pPr>
      <w:r>
        <w:separator/>
      </w:r>
    </w:p>
  </w:endnote>
  <w:endnote w:type="continuationSeparator" w:id="0">
    <w:p w14:paraId="4AC0BCF7" w14:textId="77777777" w:rsidR="00EC4C67" w:rsidRDefault="00EC4C67" w:rsidP="0041166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0"/>
    <w:family w:val="roman"/>
    <w:pitch w:val="variable"/>
  </w:font>
  <w:font w:name="Microsoft YaHei">
    <w:panose1 w:val="020B0503020204020204"/>
    <w:charset w:val="86"/>
    <w:family w:val="swiss"/>
    <w:pitch w:val="variable"/>
    <w:sig w:usb0="80000287" w:usb1="2A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90688" w14:textId="77777777" w:rsidR="00EC4C67" w:rsidRDefault="00EC4C67" w:rsidP="0041166A">
      <w:pPr>
        <w:spacing w:before="0" w:after="0"/>
      </w:pPr>
      <w:r>
        <w:separator/>
      </w:r>
    </w:p>
  </w:footnote>
  <w:footnote w:type="continuationSeparator" w:id="0">
    <w:p w14:paraId="60F654E1" w14:textId="77777777" w:rsidR="00EC4C67" w:rsidRDefault="00EC4C67" w:rsidP="0041166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1F2"/>
    <w:multiLevelType w:val="multilevel"/>
    <w:tmpl w:val="0D968AD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11395964"/>
    <w:multiLevelType w:val="multilevel"/>
    <w:tmpl w:val="441C3358"/>
    <w:numStyleLink w:val="RomanNumberedBullet"/>
  </w:abstractNum>
  <w:abstractNum w:abstractNumId="3"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4"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6" w15:restartNumberingAfterBreak="0">
    <w:nsid w:val="34B01141"/>
    <w:multiLevelType w:val="multilevel"/>
    <w:tmpl w:val="D91A43F4"/>
    <w:numStyleLink w:val="NumberedBulletWithinBullet"/>
  </w:abstractNum>
  <w:abstractNum w:abstractNumId="7" w15:restartNumberingAfterBreak="0">
    <w:nsid w:val="354C719E"/>
    <w:multiLevelType w:val="hybridMultilevel"/>
    <w:tmpl w:val="0C3820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59E0532"/>
    <w:multiLevelType w:val="multilevel"/>
    <w:tmpl w:val="DE04E6C0"/>
    <w:lvl w:ilvl="0">
      <w:start w:val="5"/>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4B096E40"/>
    <w:multiLevelType w:val="multilevel"/>
    <w:tmpl w:val="365CCBF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0" w15:restartNumberingAfterBreak="0">
    <w:nsid w:val="59805E18"/>
    <w:multiLevelType w:val="hybridMultilevel"/>
    <w:tmpl w:val="2DA6BA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5D8E6504"/>
    <w:multiLevelType w:val="multilevel"/>
    <w:tmpl w:val="1DDA8F0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3" w15:restartNumberingAfterBreak="0">
    <w:nsid w:val="75AA5B5C"/>
    <w:multiLevelType w:val="hybridMultilevel"/>
    <w:tmpl w:val="D4AA20F4"/>
    <w:lvl w:ilvl="0" w:tplc="92A0A484">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7A706FA2"/>
    <w:multiLevelType w:val="multilevel"/>
    <w:tmpl w:val="D14031F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8"/>
  </w:num>
  <w:num w:numId="2">
    <w:abstractNumId w:val="14"/>
  </w:num>
  <w:num w:numId="3">
    <w:abstractNumId w:val="0"/>
  </w:num>
  <w:num w:numId="4">
    <w:abstractNumId w:val="11"/>
  </w:num>
  <w:num w:numId="5">
    <w:abstractNumId w:val="4"/>
  </w:num>
  <w:num w:numId="6">
    <w:abstractNumId w:val="13"/>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6"/>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num>
  <w:num w:numId="19">
    <w:abstractNumId w:val="9"/>
  </w:num>
  <w:num w:numId="20">
    <w:abstractNumId w:val="12"/>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6"/>
  <w:mirrorMargins/>
  <w:proofState w:spelling="clean" w:grammar="clean"/>
  <w:attachedTemplate r:id="rId1"/>
  <w:linkStyle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4ED"/>
    <w:rsid w:val="000038D9"/>
    <w:rsid w:val="00005FD2"/>
    <w:rsid w:val="00012B7C"/>
    <w:rsid w:val="00016D90"/>
    <w:rsid w:val="00017725"/>
    <w:rsid w:val="00026F3C"/>
    <w:rsid w:val="000617AC"/>
    <w:rsid w:val="00061CC0"/>
    <w:rsid w:val="00065A2E"/>
    <w:rsid w:val="000761C2"/>
    <w:rsid w:val="00084435"/>
    <w:rsid w:val="00091E36"/>
    <w:rsid w:val="000979F4"/>
    <w:rsid w:val="000A03D9"/>
    <w:rsid w:val="000A0B3E"/>
    <w:rsid w:val="000A32F4"/>
    <w:rsid w:val="000A5335"/>
    <w:rsid w:val="000C1187"/>
    <w:rsid w:val="000D12F1"/>
    <w:rsid w:val="000D768E"/>
    <w:rsid w:val="000E497D"/>
    <w:rsid w:val="000F10B4"/>
    <w:rsid w:val="000F3A0D"/>
    <w:rsid w:val="0011015E"/>
    <w:rsid w:val="00121829"/>
    <w:rsid w:val="00150F53"/>
    <w:rsid w:val="0016463C"/>
    <w:rsid w:val="0016671F"/>
    <w:rsid w:val="00173026"/>
    <w:rsid w:val="00174BB9"/>
    <w:rsid w:val="00186BE0"/>
    <w:rsid w:val="00190879"/>
    <w:rsid w:val="001924F5"/>
    <w:rsid w:val="001B3539"/>
    <w:rsid w:val="001B6EE7"/>
    <w:rsid w:val="001C47F6"/>
    <w:rsid w:val="001D147B"/>
    <w:rsid w:val="001D1DFA"/>
    <w:rsid w:val="001E6356"/>
    <w:rsid w:val="001F274A"/>
    <w:rsid w:val="001F3630"/>
    <w:rsid w:val="001F4406"/>
    <w:rsid w:val="001F58FD"/>
    <w:rsid w:val="00204B9B"/>
    <w:rsid w:val="00205F18"/>
    <w:rsid w:val="0020793E"/>
    <w:rsid w:val="00215AC3"/>
    <w:rsid w:val="00223478"/>
    <w:rsid w:val="00244F4A"/>
    <w:rsid w:val="00254651"/>
    <w:rsid w:val="002565DD"/>
    <w:rsid w:val="002612D5"/>
    <w:rsid w:val="00270C04"/>
    <w:rsid w:val="00276348"/>
    <w:rsid w:val="00276E59"/>
    <w:rsid w:val="00277DA0"/>
    <w:rsid w:val="002826BC"/>
    <w:rsid w:val="00286B97"/>
    <w:rsid w:val="00292EA6"/>
    <w:rsid w:val="002A3EB2"/>
    <w:rsid w:val="002B03A6"/>
    <w:rsid w:val="002B1E77"/>
    <w:rsid w:val="002B2BA9"/>
    <w:rsid w:val="002B50CC"/>
    <w:rsid w:val="002C5876"/>
    <w:rsid w:val="002D0446"/>
    <w:rsid w:val="002D2476"/>
    <w:rsid w:val="002D4160"/>
    <w:rsid w:val="002E2E92"/>
    <w:rsid w:val="002E5636"/>
    <w:rsid w:val="003042E8"/>
    <w:rsid w:val="00324E88"/>
    <w:rsid w:val="00330171"/>
    <w:rsid w:val="00344174"/>
    <w:rsid w:val="003724FC"/>
    <w:rsid w:val="003829A4"/>
    <w:rsid w:val="00390834"/>
    <w:rsid w:val="003A07F5"/>
    <w:rsid w:val="003B17AB"/>
    <w:rsid w:val="003B327F"/>
    <w:rsid w:val="003B6C3A"/>
    <w:rsid w:val="003D75FB"/>
    <w:rsid w:val="003E11CD"/>
    <w:rsid w:val="00403C4A"/>
    <w:rsid w:val="00405753"/>
    <w:rsid w:val="0041166A"/>
    <w:rsid w:val="00411B7D"/>
    <w:rsid w:val="00411CE9"/>
    <w:rsid w:val="00413DA5"/>
    <w:rsid w:val="00420CF7"/>
    <w:rsid w:val="00423FEE"/>
    <w:rsid w:val="004310AF"/>
    <w:rsid w:val="004440FD"/>
    <w:rsid w:val="00446A73"/>
    <w:rsid w:val="00452977"/>
    <w:rsid w:val="00460A92"/>
    <w:rsid w:val="004639F6"/>
    <w:rsid w:val="004669C0"/>
    <w:rsid w:val="00467686"/>
    <w:rsid w:val="00475051"/>
    <w:rsid w:val="00476F24"/>
    <w:rsid w:val="00477B69"/>
    <w:rsid w:val="00477DE7"/>
    <w:rsid w:val="00483815"/>
    <w:rsid w:val="0048476F"/>
    <w:rsid w:val="0048694B"/>
    <w:rsid w:val="0049084E"/>
    <w:rsid w:val="00495AA0"/>
    <w:rsid w:val="004A24F5"/>
    <w:rsid w:val="004A4BC8"/>
    <w:rsid w:val="004A6C91"/>
    <w:rsid w:val="004B2E6F"/>
    <w:rsid w:val="004B6E9D"/>
    <w:rsid w:val="004C08A0"/>
    <w:rsid w:val="004C124B"/>
    <w:rsid w:val="004C4B1A"/>
    <w:rsid w:val="004C5943"/>
    <w:rsid w:val="004E598F"/>
    <w:rsid w:val="004F208A"/>
    <w:rsid w:val="00500CD8"/>
    <w:rsid w:val="00501154"/>
    <w:rsid w:val="00506843"/>
    <w:rsid w:val="00510434"/>
    <w:rsid w:val="00514049"/>
    <w:rsid w:val="00514996"/>
    <w:rsid w:val="005174B6"/>
    <w:rsid w:val="00520417"/>
    <w:rsid w:val="005205C2"/>
    <w:rsid w:val="00525E57"/>
    <w:rsid w:val="00550C19"/>
    <w:rsid w:val="005514B9"/>
    <w:rsid w:val="00563AF9"/>
    <w:rsid w:val="00566006"/>
    <w:rsid w:val="0057706A"/>
    <w:rsid w:val="00577C54"/>
    <w:rsid w:val="00585034"/>
    <w:rsid w:val="005971B8"/>
    <w:rsid w:val="005A7187"/>
    <w:rsid w:val="005A7797"/>
    <w:rsid w:val="005B1656"/>
    <w:rsid w:val="005B20DD"/>
    <w:rsid w:val="005B3D00"/>
    <w:rsid w:val="005C0A50"/>
    <w:rsid w:val="005C5844"/>
    <w:rsid w:val="005D0A42"/>
    <w:rsid w:val="005D2C3E"/>
    <w:rsid w:val="005F634F"/>
    <w:rsid w:val="005F6C78"/>
    <w:rsid w:val="00600897"/>
    <w:rsid w:val="00606489"/>
    <w:rsid w:val="00622231"/>
    <w:rsid w:val="0062349C"/>
    <w:rsid w:val="0063050E"/>
    <w:rsid w:val="006363C4"/>
    <w:rsid w:val="0064319F"/>
    <w:rsid w:val="00647FD8"/>
    <w:rsid w:val="00671026"/>
    <w:rsid w:val="006715AE"/>
    <w:rsid w:val="0067332B"/>
    <w:rsid w:val="006801D4"/>
    <w:rsid w:val="0068430F"/>
    <w:rsid w:val="00685B6D"/>
    <w:rsid w:val="00685EA1"/>
    <w:rsid w:val="006905CF"/>
    <w:rsid w:val="006A74B5"/>
    <w:rsid w:val="006B35E7"/>
    <w:rsid w:val="006C07F8"/>
    <w:rsid w:val="006C4069"/>
    <w:rsid w:val="006D2ED1"/>
    <w:rsid w:val="006F0DEF"/>
    <w:rsid w:val="00702884"/>
    <w:rsid w:val="007115A2"/>
    <w:rsid w:val="0071268C"/>
    <w:rsid w:val="00712DA1"/>
    <w:rsid w:val="0071781A"/>
    <w:rsid w:val="0072091D"/>
    <w:rsid w:val="00720D63"/>
    <w:rsid w:val="00740218"/>
    <w:rsid w:val="0074182A"/>
    <w:rsid w:val="0074753E"/>
    <w:rsid w:val="007544ED"/>
    <w:rsid w:val="007616AB"/>
    <w:rsid w:val="007628C9"/>
    <w:rsid w:val="007629E4"/>
    <w:rsid w:val="0077199B"/>
    <w:rsid w:val="00784774"/>
    <w:rsid w:val="00787B53"/>
    <w:rsid w:val="00793262"/>
    <w:rsid w:val="007B0169"/>
    <w:rsid w:val="007B357D"/>
    <w:rsid w:val="007D0B61"/>
    <w:rsid w:val="007E04D0"/>
    <w:rsid w:val="007F3B23"/>
    <w:rsid w:val="007F60EC"/>
    <w:rsid w:val="00813221"/>
    <w:rsid w:val="00814236"/>
    <w:rsid w:val="0082687B"/>
    <w:rsid w:val="00832C9A"/>
    <w:rsid w:val="00844397"/>
    <w:rsid w:val="008459CF"/>
    <w:rsid w:val="008743F2"/>
    <w:rsid w:val="008747B2"/>
    <w:rsid w:val="00875582"/>
    <w:rsid w:val="008902EC"/>
    <w:rsid w:val="008A32EA"/>
    <w:rsid w:val="008A7DD3"/>
    <w:rsid w:val="008C609A"/>
    <w:rsid w:val="008D155C"/>
    <w:rsid w:val="008D3327"/>
    <w:rsid w:val="008E5A38"/>
    <w:rsid w:val="008F1E6B"/>
    <w:rsid w:val="00905D8F"/>
    <w:rsid w:val="009155EC"/>
    <w:rsid w:val="00931FC6"/>
    <w:rsid w:val="0093290C"/>
    <w:rsid w:val="00933915"/>
    <w:rsid w:val="009526ED"/>
    <w:rsid w:val="00953DBF"/>
    <w:rsid w:val="009542DB"/>
    <w:rsid w:val="0095552A"/>
    <w:rsid w:val="00970980"/>
    <w:rsid w:val="009779C4"/>
    <w:rsid w:val="0098641E"/>
    <w:rsid w:val="00986AF5"/>
    <w:rsid w:val="00986F29"/>
    <w:rsid w:val="00991306"/>
    <w:rsid w:val="009A0B37"/>
    <w:rsid w:val="009A5C98"/>
    <w:rsid w:val="009C36F9"/>
    <w:rsid w:val="009D5285"/>
    <w:rsid w:val="009D535D"/>
    <w:rsid w:val="009D65F9"/>
    <w:rsid w:val="00A151A3"/>
    <w:rsid w:val="00A1563F"/>
    <w:rsid w:val="00A33406"/>
    <w:rsid w:val="00A42290"/>
    <w:rsid w:val="00A57745"/>
    <w:rsid w:val="00A671CD"/>
    <w:rsid w:val="00A70658"/>
    <w:rsid w:val="00A7679F"/>
    <w:rsid w:val="00A76AB2"/>
    <w:rsid w:val="00A81E09"/>
    <w:rsid w:val="00A83331"/>
    <w:rsid w:val="00A9273B"/>
    <w:rsid w:val="00A9408A"/>
    <w:rsid w:val="00AA4653"/>
    <w:rsid w:val="00AA5B66"/>
    <w:rsid w:val="00AB1A14"/>
    <w:rsid w:val="00AC07E1"/>
    <w:rsid w:val="00AC479E"/>
    <w:rsid w:val="00AE2B36"/>
    <w:rsid w:val="00AF25A1"/>
    <w:rsid w:val="00B24A38"/>
    <w:rsid w:val="00B34AA8"/>
    <w:rsid w:val="00B50B86"/>
    <w:rsid w:val="00B5110E"/>
    <w:rsid w:val="00B55554"/>
    <w:rsid w:val="00B6389E"/>
    <w:rsid w:val="00B66268"/>
    <w:rsid w:val="00B702D4"/>
    <w:rsid w:val="00B74C8C"/>
    <w:rsid w:val="00B80453"/>
    <w:rsid w:val="00B83680"/>
    <w:rsid w:val="00B85540"/>
    <w:rsid w:val="00BB0B29"/>
    <w:rsid w:val="00BB6AB6"/>
    <w:rsid w:val="00BC1D23"/>
    <w:rsid w:val="00BC5704"/>
    <w:rsid w:val="00BC57C0"/>
    <w:rsid w:val="00BC6849"/>
    <w:rsid w:val="00BE4355"/>
    <w:rsid w:val="00BE52C7"/>
    <w:rsid w:val="00BF1065"/>
    <w:rsid w:val="00BF22DF"/>
    <w:rsid w:val="00BF5E4E"/>
    <w:rsid w:val="00BF64E9"/>
    <w:rsid w:val="00C05947"/>
    <w:rsid w:val="00C150D5"/>
    <w:rsid w:val="00C32408"/>
    <w:rsid w:val="00C51D4B"/>
    <w:rsid w:val="00C61591"/>
    <w:rsid w:val="00C76026"/>
    <w:rsid w:val="00C776B6"/>
    <w:rsid w:val="00C7792D"/>
    <w:rsid w:val="00C827A2"/>
    <w:rsid w:val="00C82D5C"/>
    <w:rsid w:val="00C84AE9"/>
    <w:rsid w:val="00C91322"/>
    <w:rsid w:val="00C9267B"/>
    <w:rsid w:val="00CD6F80"/>
    <w:rsid w:val="00CF5F74"/>
    <w:rsid w:val="00CF6EBC"/>
    <w:rsid w:val="00CF7FD7"/>
    <w:rsid w:val="00D0339B"/>
    <w:rsid w:val="00D25CAC"/>
    <w:rsid w:val="00D62702"/>
    <w:rsid w:val="00D86D83"/>
    <w:rsid w:val="00D92D0F"/>
    <w:rsid w:val="00DA0C70"/>
    <w:rsid w:val="00DA187A"/>
    <w:rsid w:val="00DA2C3E"/>
    <w:rsid w:val="00DB139E"/>
    <w:rsid w:val="00DB3437"/>
    <w:rsid w:val="00DB3C57"/>
    <w:rsid w:val="00DB3FF4"/>
    <w:rsid w:val="00DB532E"/>
    <w:rsid w:val="00DC1B54"/>
    <w:rsid w:val="00DC7C16"/>
    <w:rsid w:val="00DE7AFD"/>
    <w:rsid w:val="00DF24B4"/>
    <w:rsid w:val="00DF30BF"/>
    <w:rsid w:val="00DF3935"/>
    <w:rsid w:val="00E256F7"/>
    <w:rsid w:val="00E30F3C"/>
    <w:rsid w:val="00E3262C"/>
    <w:rsid w:val="00E45A3C"/>
    <w:rsid w:val="00E509A4"/>
    <w:rsid w:val="00E56753"/>
    <w:rsid w:val="00E71541"/>
    <w:rsid w:val="00E72022"/>
    <w:rsid w:val="00E8477B"/>
    <w:rsid w:val="00E84BF4"/>
    <w:rsid w:val="00E864B2"/>
    <w:rsid w:val="00E92076"/>
    <w:rsid w:val="00E96473"/>
    <w:rsid w:val="00EA2646"/>
    <w:rsid w:val="00EC4C67"/>
    <w:rsid w:val="00ED4D02"/>
    <w:rsid w:val="00F14789"/>
    <w:rsid w:val="00F232C7"/>
    <w:rsid w:val="00F23B6D"/>
    <w:rsid w:val="00F30E9B"/>
    <w:rsid w:val="00F44149"/>
    <w:rsid w:val="00F463A3"/>
    <w:rsid w:val="00F64D64"/>
    <w:rsid w:val="00F74361"/>
    <w:rsid w:val="00F83200"/>
    <w:rsid w:val="00F84808"/>
    <w:rsid w:val="00F85854"/>
    <w:rsid w:val="00F870DD"/>
    <w:rsid w:val="00FA27DB"/>
    <w:rsid w:val="00FA28D5"/>
    <w:rsid w:val="00FA346B"/>
    <w:rsid w:val="00FA65DB"/>
    <w:rsid w:val="00FB3239"/>
    <w:rsid w:val="00FB4B6A"/>
    <w:rsid w:val="00FB5823"/>
    <w:rsid w:val="00FC34FF"/>
    <w:rsid w:val="00FC5E0D"/>
    <w:rsid w:val="00FD3848"/>
    <w:rsid w:val="00FF2E95"/>
    <w:rsid w:val="00FF526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CD408"/>
  <w15:docId w15:val="{34D939D7-6959-4B36-9FE1-A2005C1E1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pl-PL"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rsid w:val="0074182A"/>
    <w:pPr>
      <w:suppressAutoHyphens w:val="0"/>
      <w:spacing w:before="60" w:after="60"/>
    </w:pPr>
    <w:rPr>
      <w:rFonts w:ascii="Arial" w:eastAsia="Times New Roman" w:hAnsi="Arial" w:cs="Arial"/>
      <w:bCs/>
      <w:sz w:val="20"/>
      <w:szCs w:val="24"/>
      <w:lang w:val="en-US" w:eastAsia="en-US"/>
    </w:rPr>
  </w:style>
  <w:style w:type="paragraph" w:styleId="Nagwek1">
    <w:name w:val="heading 1"/>
    <w:aliases w:val="Heading 1 [PACKT]"/>
    <w:next w:val="NormalPACKT"/>
    <w:link w:val="Nagwek1Znak"/>
    <w:qFormat/>
    <w:rsid w:val="0074182A"/>
    <w:pPr>
      <w:keepNext/>
      <w:suppressAutoHyphens w:val="0"/>
      <w:spacing w:before="400" w:after="60"/>
      <w:outlineLvl w:val="0"/>
    </w:pPr>
    <w:rPr>
      <w:rFonts w:ascii="Arial" w:eastAsia="Times New Roman" w:hAnsi="Arial" w:cs="Arial"/>
      <w:b/>
      <w:iCs/>
      <w:color w:val="000000"/>
      <w:kern w:val="32"/>
      <w:sz w:val="32"/>
      <w:szCs w:val="32"/>
      <w:lang w:val="en-GB" w:eastAsia="en-US"/>
    </w:rPr>
  </w:style>
  <w:style w:type="paragraph" w:styleId="Nagwek2">
    <w:name w:val="heading 2"/>
    <w:aliases w:val="Heading 2 [PACKT]"/>
    <w:next w:val="NormalPACKT"/>
    <w:link w:val="Nagwek2Znak"/>
    <w:qFormat/>
    <w:rsid w:val="0074182A"/>
    <w:pPr>
      <w:keepNext/>
      <w:suppressAutoHyphens w:val="0"/>
      <w:spacing w:before="320" w:after="60"/>
      <w:outlineLvl w:val="1"/>
    </w:pPr>
    <w:rPr>
      <w:rFonts w:ascii="Arial" w:eastAsia="Times New Roman" w:hAnsi="Arial" w:cs="Arial"/>
      <w:b/>
      <w:bCs/>
      <w:iCs/>
      <w:color w:val="000000"/>
      <w:sz w:val="28"/>
      <w:szCs w:val="28"/>
      <w:lang w:val="en-GB" w:eastAsia="en-US"/>
    </w:rPr>
  </w:style>
  <w:style w:type="paragraph" w:styleId="Nagwek3">
    <w:name w:val="heading 3"/>
    <w:aliases w:val="Heading 3 [PACKT]"/>
    <w:next w:val="NormalPACKT"/>
    <w:link w:val="Nagwek3Znak"/>
    <w:qFormat/>
    <w:rsid w:val="0074182A"/>
    <w:pPr>
      <w:keepNext/>
      <w:suppressAutoHyphens w:val="0"/>
      <w:spacing w:before="240" w:after="60"/>
      <w:outlineLvl w:val="2"/>
    </w:pPr>
    <w:rPr>
      <w:rFonts w:ascii="Arial" w:eastAsia="Times New Roman" w:hAnsi="Arial" w:cs="Arial"/>
      <w:b/>
      <w:iCs/>
      <w:color w:val="000000"/>
      <w:sz w:val="26"/>
      <w:szCs w:val="26"/>
      <w:lang w:val="en-GB" w:eastAsia="en-US"/>
    </w:rPr>
  </w:style>
  <w:style w:type="paragraph" w:styleId="Nagwek4">
    <w:name w:val="heading 4"/>
    <w:aliases w:val="Heading 4 [PACKT]"/>
    <w:next w:val="NormalPACKT"/>
    <w:link w:val="Nagwek4Znak"/>
    <w:qFormat/>
    <w:rsid w:val="0074182A"/>
    <w:pPr>
      <w:suppressAutoHyphens w:val="0"/>
      <w:spacing w:before="160" w:after="60"/>
      <w:outlineLvl w:val="3"/>
    </w:pPr>
    <w:rPr>
      <w:rFonts w:ascii="Arial" w:eastAsia="Times New Roman" w:hAnsi="Arial" w:cs="Arial"/>
      <w:b/>
      <w:iCs/>
      <w:color w:val="000000"/>
      <w:sz w:val="24"/>
      <w:szCs w:val="28"/>
      <w:lang w:val="en-GB" w:eastAsia="en-US"/>
    </w:rPr>
  </w:style>
  <w:style w:type="paragraph" w:styleId="Nagwek5">
    <w:name w:val="heading 5"/>
    <w:aliases w:val="Heading 5 [PACKT]"/>
    <w:next w:val="NormalPACKT"/>
    <w:link w:val="Nagwek5Znak"/>
    <w:qFormat/>
    <w:rsid w:val="0074182A"/>
    <w:pPr>
      <w:suppressAutoHyphens w:val="0"/>
      <w:spacing w:before="80" w:after="60"/>
      <w:outlineLvl w:val="4"/>
    </w:pPr>
    <w:rPr>
      <w:rFonts w:ascii="Arial" w:eastAsia="Times New Roman" w:hAnsi="Arial" w:cs="Arial"/>
      <w:b/>
      <w:color w:val="000000"/>
      <w:szCs w:val="26"/>
      <w:lang w:val="en-GB" w:eastAsia="en-US"/>
    </w:rPr>
  </w:style>
  <w:style w:type="paragraph" w:styleId="Nagwek6">
    <w:name w:val="heading 6"/>
    <w:aliases w:val="Heading 6 [PACKT]"/>
    <w:basedOn w:val="Nagwek2"/>
    <w:next w:val="NormalPACKT"/>
    <w:link w:val="Nagwek6Znak"/>
    <w:qFormat/>
    <w:rsid w:val="0074182A"/>
    <w:pPr>
      <w:spacing w:before="120"/>
      <w:outlineLvl w:val="5"/>
    </w:pPr>
    <w:rPr>
      <w:rFonts w:cs="Times New Roman"/>
      <w:b w:val="0"/>
      <w:bCs w:val="0"/>
      <w:sz w:val="20"/>
      <w:szCs w:val="22"/>
      <w:lang w:eastAsia="x-none"/>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Heading 1 [PACKT] Znak"/>
    <w:link w:val="Nagwek1"/>
    <w:rsid w:val="0074182A"/>
    <w:rPr>
      <w:rFonts w:ascii="Arial" w:eastAsia="Times New Roman" w:hAnsi="Arial" w:cs="Arial"/>
      <w:b/>
      <w:iCs/>
      <w:color w:val="000000"/>
      <w:kern w:val="32"/>
      <w:sz w:val="32"/>
      <w:szCs w:val="32"/>
      <w:lang w:val="en-GB" w:eastAsia="en-US"/>
    </w:rPr>
  </w:style>
  <w:style w:type="character" w:customStyle="1" w:styleId="TytuZnak">
    <w:name w:val="Tytuł Znak"/>
    <w:basedOn w:val="Domylnaczcionkaakapitu"/>
    <w:link w:val="Tytu"/>
    <w:uiPriority w:val="10"/>
    <w:qFormat/>
    <w:rsid w:val="000626F5"/>
    <w:rPr>
      <w:rFonts w:asciiTheme="majorHAnsi" w:eastAsiaTheme="majorEastAsia" w:hAnsiTheme="majorHAnsi" w:cstheme="majorBidi"/>
      <w:spacing w:val="-10"/>
      <w:kern w:val="2"/>
      <w:sz w:val="56"/>
      <w:szCs w:val="56"/>
    </w:rPr>
  </w:style>
  <w:style w:type="character" w:customStyle="1" w:styleId="Nagwek2Znak">
    <w:name w:val="Nagłówek 2 Znak"/>
    <w:aliases w:val="Heading 2 [PACKT] Znak"/>
    <w:link w:val="Nagwek2"/>
    <w:rsid w:val="0074182A"/>
    <w:rPr>
      <w:rFonts w:ascii="Arial" w:eastAsia="Times New Roman" w:hAnsi="Arial" w:cs="Arial"/>
      <w:b/>
      <w:bCs/>
      <w:iCs/>
      <w:color w:val="000000"/>
      <w:sz w:val="28"/>
      <w:szCs w:val="28"/>
      <w:lang w:val="en-GB" w:eastAsia="en-US"/>
    </w:rPr>
  </w:style>
  <w:style w:type="character" w:styleId="Hipercze">
    <w:name w:val="Hyperlink"/>
    <w:basedOn w:val="Domylnaczcionkaakapitu"/>
    <w:uiPriority w:val="99"/>
    <w:unhideWhenUsed/>
    <w:rsid w:val="00EB10AF"/>
    <w:rPr>
      <w:color w:val="0563C1" w:themeColor="hyperlink"/>
      <w:u w:val="single"/>
    </w:rPr>
  </w:style>
  <w:style w:type="character" w:styleId="Nierozpoznanawzmianka">
    <w:name w:val="Unresolved Mention"/>
    <w:basedOn w:val="Domylnaczcionkaakapitu"/>
    <w:uiPriority w:val="99"/>
    <w:semiHidden/>
    <w:unhideWhenUsed/>
    <w:qFormat/>
    <w:rsid w:val="00EB10AF"/>
    <w:rPr>
      <w:color w:val="605E5C"/>
      <w:shd w:val="clear" w:color="auto" w:fill="E1DFDD"/>
    </w:rPr>
  </w:style>
  <w:style w:type="character" w:styleId="UyteHipercze">
    <w:name w:val="FollowedHyperlink"/>
    <w:basedOn w:val="Domylnaczcionkaakapitu"/>
    <w:uiPriority w:val="99"/>
    <w:semiHidden/>
    <w:unhideWhenUsed/>
    <w:rsid w:val="00A67A31"/>
    <w:rPr>
      <w:color w:val="954F72" w:themeColor="followedHyperlink"/>
      <w:u w:val="single"/>
    </w:rPr>
  </w:style>
  <w:style w:type="character" w:customStyle="1" w:styleId="Nagwek3Znak">
    <w:name w:val="Nagłówek 3 Znak"/>
    <w:aliases w:val="Heading 3 [PACKT] Znak"/>
    <w:basedOn w:val="Domylnaczcionkaakapitu"/>
    <w:link w:val="Nagwek3"/>
    <w:qFormat/>
    <w:rsid w:val="00A67A31"/>
    <w:rPr>
      <w:rFonts w:ascii="Arial" w:eastAsia="Times New Roman" w:hAnsi="Arial" w:cs="Arial"/>
      <w:b/>
      <w:iCs/>
      <w:color w:val="000000"/>
      <w:sz w:val="26"/>
      <w:szCs w:val="26"/>
      <w:lang w:val="en-GB" w:eastAsia="en-US"/>
    </w:rPr>
  </w:style>
  <w:style w:type="character" w:customStyle="1" w:styleId="apple-converted-space">
    <w:name w:val="apple-converted-space"/>
    <w:basedOn w:val="Domylnaczcionkaakapitu"/>
    <w:qFormat/>
    <w:rsid w:val="00A67A31"/>
  </w:style>
  <w:style w:type="character" w:styleId="Pogrubienie">
    <w:name w:val="Strong"/>
    <w:basedOn w:val="Domylnaczcionkaakapitu"/>
    <w:uiPriority w:val="22"/>
    <w:qFormat/>
    <w:rsid w:val="00A67A31"/>
    <w:rPr>
      <w:b/>
      <w:bCs/>
    </w:rPr>
  </w:style>
  <w:style w:type="character" w:customStyle="1" w:styleId="LineNumbering">
    <w:name w:val="Line Numbering"/>
  </w:style>
  <w:style w:type="paragraph" w:customStyle="1" w:styleId="Heading">
    <w:name w:val="Heading"/>
    <w:basedOn w:val="Normalny"/>
    <w:next w:val="Tekstpodstawowy"/>
    <w:qFormat/>
    <w:pPr>
      <w:keepNext/>
      <w:spacing w:before="240" w:after="120"/>
    </w:pPr>
    <w:rPr>
      <w:rFonts w:ascii="Liberation Sans" w:eastAsia="Microsoft YaHei" w:hAnsi="Liberation Sans"/>
      <w:sz w:val="28"/>
      <w:szCs w:val="28"/>
    </w:rPr>
  </w:style>
  <w:style w:type="paragraph" w:styleId="Tekstpodstawowy">
    <w:name w:val="Body Text"/>
    <w:basedOn w:val="Normalny"/>
    <w:pPr>
      <w:spacing w:before="0" w:after="140" w:line="276" w:lineRule="auto"/>
    </w:pPr>
  </w:style>
  <w:style w:type="paragraph" w:styleId="Lista">
    <w:name w:val="List"/>
    <w:basedOn w:val="Tekstpodstawowy"/>
  </w:style>
  <w:style w:type="paragraph" w:styleId="Legenda">
    <w:name w:val="caption"/>
    <w:basedOn w:val="Normalny"/>
    <w:qFormat/>
    <w:pPr>
      <w:suppressLineNumbers/>
      <w:spacing w:before="120" w:after="120"/>
    </w:pPr>
    <w:rPr>
      <w:i/>
      <w:iCs/>
      <w:sz w:val="24"/>
    </w:rPr>
  </w:style>
  <w:style w:type="paragraph" w:customStyle="1" w:styleId="Index">
    <w:name w:val="Index"/>
    <w:basedOn w:val="Normalny"/>
    <w:qFormat/>
    <w:pPr>
      <w:suppressLineNumbers/>
    </w:pPr>
  </w:style>
  <w:style w:type="paragraph" w:styleId="Tytu">
    <w:name w:val="Title"/>
    <w:basedOn w:val="Normalny"/>
    <w:next w:val="Normalny"/>
    <w:link w:val="TytuZnak"/>
    <w:uiPriority w:val="10"/>
    <w:qFormat/>
    <w:rsid w:val="000626F5"/>
    <w:pPr>
      <w:spacing w:before="0" w:after="0"/>
      <w:contextualSpacing/>
    </w:pPr>
    <w:rPr>
      <w:rFonts w:asciiTheme="majorHAnsi" w:eastAsiaTheme="majorEastAsia" w:hAnsiTheme="majorHAnsi" w:cstheme="majorBidi"/>
      <w:spacing w:val="-10"/>
      <w:kern w:val="2"/>
      <w:sz w:val="56"/>
      <w:szCs w:val="56"/>
    </w:rPr>
  </w:style>
  <w:style w:type="paragraph" w:customStyle="1" w:styleId="FigureCaptionPACKT">
    <w:name w:val="Figure Caption [PACKT]"/>
    <w:basedOn w:val="FigurePACKT"/>
    <w:autoRedefine/>
    <w:uiPriority w:val="99"/>
    <w:qFormat/>
    <w:rsid w:val="00585034"/>
    <w:pPr>
      <w:spacing w:before="0" w:after="120"/>
    </w:pPr>
    <w:rPr>
      <w:rFonts w:ascii="Times New Roman" w:hAnsi="Times New Roman"/>
      <w:sz w:val="20"/>
    </w:rPr>
  </w:style>
  <w:style w:type="paragraph" w:styleId="Poprawka">
    <w:name w:val="Revision"/>
    <w:uiPriority w:val="99"/>
    <w:semiHidden/>
    <w:qFormat/>
    <w:rsid w:val="006C4207"/>
  </w:style>
  <w:style w:type="paragraph" w:styleId="Akapitzlist">
    <w:name w:val="List Paragraph"/>
    <w:basedOn w:val="Normalny"/>
    <w:uiPriority w:val="34"/>
    <w:qFormat/>
    <w:rsid w:val="00557343"/>
    <w:pPr>
      <w:spacing w:before="0" w:after="0"/>
      <w:ind w:left="720"/>
      <w:contextualSpacing/>
    </w:pPr>
  </w:style>
  <w:style w:type="paragraph" w:styleId="NormalnyWeb">
    <w:name w:val="Normal (Web)"/>
    <w:basedOn w:val="Normalny"/>
    <w:uiPriority w:val="99"/>
    <w:semiHidden/>
    <w:unhideWhenUsed/>
    <w:qFormat/>
    <w:rsid w:val="00775899"/>
    <w:pPr>
      <w:spacing w:beforeAutospacing="1" w:afterAutospacing="1"/>
    </w:pPr>
    <w:rPr>
      <w:rFonts w:ascii="Times New Roman" w:hAnsi="Times New Roman" w:cs="Times New Roman"/>
      <w:sz w:val="24"/>
    </w:rPr>
  </w:style>
  <w:style w:type="paragraph" w:styleId="Tekstkomentarza">
    <w:name w:val="annotation text"/>
    <w:basedOn w:val="Normalny"/>
    <w:link w:val="TekstkomentarzaZnak"/>
    <w:uiPriority w:val="99"/>
    <w:semiHidden/>
    <w:unhideWhenUsed/>
    <w:rPr>
      <w:szCs w:val="20"/>
    </w:rPr>
  </w:style>
  <w:style w:type="character" w:customStyle="1" w:styleId="TekstkomentarzaZnak">
    <w:name w:val="Tekst komentarza Znak"/>
    <w:basedOn w:val="Domylnaczcionkaakapitu"/>
    <w:link w:val="Tekstkomentarza"/>
    <w:uiPriority w:val="99"/>
    <w:semiHidden/>
    <w:rPr>
      <w:sz w:val="20"/>
      <w:szCs w:val="20"/>
    </w:rPr>
  </w:style>
  <w:style w:type="character" w:styleId="Odwoaniedokomentarza">
    <w:name w:val="annotation reference"/>
    <w:basedOn w:val="Domylnaczcionkaakapitu"/>
    <w:uiPriority w:val="99"/>
    <w:semiHidden/>
    <w:unhideWhenUsed/>
    <w:rPr>
      <w:sz w:val="16"/>
      <w:szCs w:val="16"/>
    </w:rPr>
  </w:style>
  <w:style w:type="character" w:customStyle="1" w:styleId="Nagwek4Znak">
    <w:name w:val="Nagłówek 4 Znak"/>
    <w:aliases w:val="Heading 4 [PACKT] Znak"/>
    <w:basedOn w:val="Domylnaczcionkaakapitu"/>
    <w:link w:val="Nagwek4"/>
    <w:rsid w:val="0074182A"/>
    <w:rPr>
      <w:rFonts w:ascii="Arial" w:eastAsia="Times New Roman" w:hAnsi="Arial" w:cs="Arial"/>
      <w:b/>
      <w:iCs/>
      <w:color w:val="000000"/>
      <w:sz w:val="24"/>
      <w:szCs w:val="28"/>
      <w:lang w:val="en-GB" w:eastAsia="en-US"/>
    </w:rPr>
  </w:style>
  <w:style w:type="character" w:customStyle="1" w:styleId="Nagwek5Znak">
    <w:name w:val="Nagłówek 5 Znak"/>
    <w:aliases w:val="Heading 5 [PACKT] Znak"/>
    <w:basedOn w:val="Domylnaczcionkaakapitu"/>
    <w:link w:val="Nagwek5"/>
    <w:rsid w:val="0074182A"/>
    <w:rPr>
      <w:rFonts w:ascii="Arial" w:eastAsia="Times New Roman" w:hAnsi="Arial" w:cs="Arial"/>
      <w:b/>
      <w:color w:val="000000"/>
      <w:szCs w:val="26"/>
      <w:lang w:val="en-GB" w:eastAsia="en-US"/>
    </w:rPr>
  </w:style>
  <w:style w:type="character" w:customStyle="1" w:styleId="Nagwek6Znak">
    <w:name w:val="Nagłówek 6 Znak"/>
    <w:aliases w:val="Heading 6 [PACKT] Znak"/>
    <w:link w:val="Nagwek6"/>
    <w:rsid w:val="0074182A"/>
    <w:rPr>
      <w:rFonts w:ascii="Arial" w:eastAsia="Times New Roman" w:hAnsi="Arial" w:cs="Times New Roman"/>
      <w:iCs/>
      <w:color w:val="000000"/>
      <w:sz w:val="20"/>
      <w:lang w:val="en-GB" w:eastAsia="x-none"/>
    </w:rPr>
  </w:style>
  <w:style w:type="paragraph" w:customStyle="1" w:styleId="NormalPACKT">
    <w:name w:val="Normal [PACKT]"/>
    <w:uiPriority w:val="99"/>
    <w:locked/>
    <w:rsid w:val="0074182A"/>
    <w:pPr>
      <w:suppressAutoHyphens w:val="0"/>
      <w:spacing w:after="120"/>
    </w:pPr>
    <w:rPr>
      <w:rFonts w:ascii="Times New Roman" w:eastAsia="Times New Roman" w:hAnsi="Times New Roman" w:cs="Times New Roman"/>
      <w:szCs w:val="24"/>
      <w:lang w:val="en-US" w:eastAsia="en-US"/>
    </w:rPr>
  </w:style>
  <w:style w:type="paragraph" w:styleId="Stopka">
    <w:name w:val="footer"/>
    <w:basedOn w:val="Normalny"/>
    <w:link w:val="StopkaZnak"/>
    <w:semiHidden/>
    <w:rsid w:val="0074182A"/>
    <w:pPr>
      <w:tabs>
        <w:tab w:val="center" w:pos="4320"/>
        <w:tab w:val="right" w:pos="8640"/>
      </w:tabs>
    </w:pPr>
  </w:style>
  <w:style w:type="character" w:customStyle="1" w:styleId="StopkaZnak">
    <w:name w:val="Stopka Znak"/>
    <w:basedOn w:val="Domylnaczcionkaakapitu"/>
    <w:link w:val="Stopka"/>
    <w:semiHidden/>
    <w:rsid w:val="0074182A"/>
    <w:rPr>
      <w:rFonts w:ascii="Arial" w:eastAsia="Times New Roman" w:hAnsi="Arial" w:cs="Arial"/>
      <w:bCs/>
      <w:sz w:val="20"/>
      <w:szCs w:val="24"/>
      <w:lang w:val="en-US" w:eastAsia="en-US"/>
    </w:rPr>
  </w:style>
  <w:style w:type="character" w:customStyle="1" w:styleId="EmailPACKT">
    <w:name w:val="Email [PACKT]"/>
    <w:uiPriority w:val="99"/>
    <w:qFormat/>
    <w:locked/>
    <w:rsid w:val="0074182A"/>
    <w:rPr>
      <w:rFonts w:ascii="Lucida Console" w:hAnsi="Lucida Console"/>
      <w:color w:val="FF6600"/>
      <w:sz w:val="19"/>
      <w:szCs w:val="18"/>
    </w:rPr>
  </w:style>
  <w:style w:type="character" w:customStyle="1" w:styleId="URLPACKT">
    <w:name w:val="URL [PACKT]"/>
    <w:uiPriority w:val="99"/>
    <w:rsid w:val="0074182A"/>
    <w:rPr>
      <w:rFonts w:ascii="Lucida Console" w:hAnsi="Lucida Console"/>
      <w:color w:val="0000FF"/>
      <w:sz w:val="19"/>
      <w:szCs w:val="18"/>
    </w:rPr>
  </w:style>
  <w:style w:type="character" w:customStyle="1" w:styleId="CodeInTextPACKT">
    <w:name w:val="Code In Text [PACKT]"/>
    <w:uiPriority w:val="99"/>
    <w:locked/>
    <w:rsid w:val="0074182A"/>
    <w:rPr>
      <w:rFonts w:ascii="Lucida Console" w:hAnsi="Lucida Console"/>
      <w:color w:val="747959"/>
      <w:sz w:val="19"/>
      <w:szCs w:val="18"/>
    </w:rPr>
  </w:style>
  <w:style w:type="paragraph" w:customStyle="1" w:styleId="ChapterTitlePACKT">
    <w:name w:val="Chapter Title [PACKT]"/>
    <w:next w:val="NormalPACKT"/>
    <w:uiPriority w:val="99"/>
    <w:locked/>
    <w:rsid w:val="0074182A"/>
    <w:pPr>
      <w:suppressAutoHyphens w:val="0"/>
      <w:spacing w:after="840"/>
      <w:jc w:val="right"/>
    </w:pPr>
    <w:rPr>
      <w:rFonts w:ascii="Arial" w:eastAsia="Times New Roman" w:hAnsi="Arial" w:cs="Arial"/>
      <w:bCs/>
      <w:color w:val="000000"/>
      <w:kern w:val="32"/>
      <w:sz w:val="56"/>
      <w:szCs w:val="32"/>
      <w:lang w:val="en-GB" w:eastAsia="en-US"/>
    </w:rPr>
  </w:style>
  <w:style w:type="character" w:customStyle="1" w:styleId="ScreenTextPACKT">
    <w:name w:val="Screen Text [PACKT]"/>
    <w:uiPriority w:val="99"/>
    <w:locked/>
    <w:rsid w:val="0074182A"/>
    <w:rPr>
      <w:rFonts w:ascii="Times New Roman" w:hAnsi="Times New Roman"/>
      <w:b/>
      <w:color w:val="008000"/>
      <w:sz w:val="22"/>
    </w:rPr>
  </w:style>
  <w:style w:type="character" w:customStyle="1" w:styleId="KeyWordPACKT">
    <w:name w:val="Key Word [PACKT]"/>
    <w:uiPriority w:val="99"/>
    <w:locked/>
    <w:rsid w:val="0074182A"/>
    <w:rPr>
      <w:b/>
    </w:rPr>
  </w:style>
  <w:style w:type="character" w:customStyle="1" w:styleId="KeyPACKT">
    <w:name w:val="Key [PACKT]"/>
    <w:uiPriority w:val="99"/>
    <w:locked/>
    <w:rsid w:val="0074182A"/>
    <w:rPr>
      <w:i/>
      <w:color w:val="00CCFF"/>
    </w:rPr>
  </w:style>
  <w:style w:type="character" w:customStyle="1" w:styleId="ChapterrefPACKT">
    <w:name w:val="Chapterref [PACKT]"/>
    <w:uiPriority w:val="99"/>
    <w:locked/>
    <w:rsid w:val="0074182A"/>
    <w:rPr>
      <w:rFonts w:ascii="Times New Roman" w:hAnsi="Times New Roman"/>
      <w:i/>
      <w:dstrike w:val="0"/>
      <w:color w:val="808000"/>
      <w:sz w:val="22"/>
      <w:szCs w:val="22"/>
      <w:u w:val="none"/>
      <w:vertAlign w:val="baseline"/>
    </w:rPr>
  </w:style>
  <w:style w:type="paragraph" w:customStyle="1" w:styleId="CodePACKT">
    <w:name w:val="Code [PACKT]"/>
    <w:basedOn w:val="NormalPACKT"/>
    <w:uiPriority w:val="99"/>
    <w:locked/>
    <w:rsid w:val="0074182A"/>
    <w:pPr>
      <w:spacing w:after="50"/>
      <w:ind w:left="360"/>
    </w:pPr>
    <w:rPr>
      <w:rFonts w:ascii="Lucida Console" w:hAnsi="Lucida Console"/>
      <w:sz w:val="19"/>
      <w:szCs w:val="18"/>
      <w:lang w:eastAsia="ar-SA"/>
    </w:rPr>
  </w:style>
  <w:style w:type="paragraph" w:customStyle="1" w:styleId="BulletPACKT">
    <w:name w:val="Bullet [PACKT]"/>
    <w:basedOn w:val="NormalPACKT"/>
    <w:uiPriority w:val="99"/>
    <w:locked/>
    <w:rsid w:val="0074182A"/>
    <w:pPr>
      <w:numPr>
        <w:numId w:val="5"/>
      </w:numPr>
      <w:tabs>
        <w:tab w:val="left" w:pos="360"/>
      </w:tabs>
      <w:suppressAutoHyphens/>
      <w:spacing w:after="60"/>
      <w:ind w:left="720" w:right="360"/>
    </w:pPr>
  </w:style>
  <w:style w:type="paragraph" w:customStyle="1" w:styleId="InformationBoxPACKT">
    <w:name w:val="Information Box [PACKT]"/>
    <w:basedOn w:val="NormalPACKT"/>
    <w:next w:val="NormalPACKT"/>
    <w:uiPriority w:val="99"/>
    <w:qFormat/>
    <w:locked/>
    <w:rsid w:val="0074182A"/>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NumberedBulletPACKT">
    <w:name w:val="Numbered Bullet [PACKT]"/>
    <w:basedOn w:val="BulletPACKT"/>
    <w:uiPriority w:val="99"/>
    <w:locked/>
    <w:rsid w:val="0074182A"/>
    <w:pPr>
      <w:numPr>
        <w:numId w:val="7"/>
      </w:numPr>
    </w:pPr>
  </w:style>
  <w:style w:type="paragraph" w:customStyle="1" w:styleId="TableColumnHeadingPACKT">
    <w:name w:val="Table Column Heading [PACKT]"/>
    <w:basedOn w:val="NormalPACKT"/>
    <w:uiPriority w:val="99"/>
    <w:rsid w:val="0074182A"/>
    <w:pPr>
      <w:spacing w:before="60" w:after="60"/>
    </w:pPr>
    <w:rPr>
      <w:rFonts w:cs="Arial"/>
      <w:b/>
      <w:bCs/>
      <w:sz w:val="20"/>
    </w:rPr>
  </w:style>
  <w:style w:type="paragraph" w:customStyle="1" w:styleId="CodeEndPACKT">
    <w:name w:val="Code End [PACKT]"/>
    <w:basedOn w:val="CodePACKT"/>
    <w:next w:val="NormalPACKT"/>
    <w:uiPriority w:val="99"/>
    <w:locked/>
    <w:rsid w:val="0074182A"/>
    <w:pPr>
      <w:spacing w:after="120"/>
    </w:pPr>
  </w:style>
  <w:style w:type="paragraph" w:customStyle="1" w:styleId="TableColumnContentPACKT">
    <w:name w:val="Table Column Content [PACKT]"/>
    <w:basedOn w:val="TableColumnHeadingPACKT"/>
    <w:uiPriority w:val="99"/>
    <w:rsid w:val="0074182A"/>
    <w:rPr>
      <w:b w:val="0"/>
    </w:rPr>
  </w:style>
  <w:style w:type="paragraph" w:customStyle="1" w:styleId="CommandLinePACKT">
    <w:name w:val="Command Line [PACKT]"/>
    <w:basedOn w:val="CodePACKT"/>
    <w:uiPriority w:val="99"/>
    <w:qFormat/>
    <w:locked/>
    <w:rsid w:val="0074182A"/>
    <w:pPr>
      <w:spacing w:after="60"/>
      <w:ind w:left="0"/>
    </w:pPr>
  </w:style>
  <w:style w:type="paragraph" w:customStyle="1" w:styleId="CodeWithinTipPACKT">
    <w:name w:val="Code Within Tip [PACKT]"/>
    <w:uiPriority w:val="99"/>
    <w:qFormat/>
    <w:rsid w:val="0074182A"/>
    <w:pPr>
      <w:pBdr>
        <w:top w:val="double" w:sz="4" w:space="6" w:color="auto"/>
        <w:bottom w:val="double" w:sz="4" w:space="9" w:color="auto"/>
      </w:pBdr>
      <w:suppressAutoHyphens w:val="0"/>
      <w:spacing w:after="50"/>
      <w:ind w:left="720" w:right="720"/>
    </w:pPr>
    <w:rPr>
      <w:rFonts w:ascii="Lucida Console" w:eastAsia="Times New Roman" w:hAnsi="Lucida Console" w:cs="Times New Roman"/>
      <w:sz w:val="19"/>
      <w:szCs w:val="20"/>
      <w:lang w:val="en-US" w:eastAsia="en-US"/>
    </w:rPr>
  </w:style>
  <w:style w:type="paragraph" w:customStyle="1" w:styleId="ChapterNumberPACKT">
    <w:name w:val="Chapter Number [PACKT]"/>
    <w:next w:val="ChapterTitlePACKT"/>
    <w:locked/>
    <w:rsid w:val="0074182A"/>
    <w:pPr>
      <w:suppressAutoHyphens w:val="0"/>
      <w:jc w:val="right"/>
    </w:pPr>
    <w:rPr>
      <w:rFonts w:ascii="Arial" w:eastAsia="Times New Roman" w:hAnsi="Arial" w:cs="Arial"/>
      <w:bCs/>
      <w:color w:val="000000"/>
      <w:kern w:val="32"/>
      <w:sz w:val="120"/>
      <w:szCs w:val="32"/>
      <w:lang w:val="en-GB" w:eastAsia="en-US"/>
    </w:rPr>
  </w:style>
  <w:style w:type="paragraph" w:customStyle="1" w:styleId="BulletEndPACKT">
    <w:name w:val="Bullet End [PACKT]"/>
    <w:basedOn w:val="BulletPACKT"/>
    <w:next w:val="NormalPACKT"/>
    <w:uiPriority w:val="99"/>
    <w:locked/>
    <w:rsid w:val="0074182A"/>
    <w:pPr>
      <w:spacing w:after="120"/>
    </w:pPr>
  </w:style>
  <w:style w:type="paragraph" w:customStyle="1" w:styleId="FigurePACKT">
    <w:name w:val="Figure [PACKT]"/>
    <w:uiPriority w:val="99"/>
    <w:locked/>
    <w:rsid w:val="0074182A"/>
    <w:pPr>
      <w:suppressAutoHyphens w:val="0"/>
      <w:spacing w:before="240" w:after="240"/>
      <w:jc w:val="center"/>
    </w:pPr>
    <w:rPr>
      <w:rFonts w:ascii="Tahoma" w:eastAsia="Times New Roman" w:hAnsi="Tahoma" w:cs="Tahoma"/>
      <w:sz w:val="16"/>
      <w:szCs w:val="16"/>
      <w:lang w:val="en-GB" w:eastAsia="en-US"/>
    </w:rPr>
  </w:style>
  <w:style w:type="paragraph" w:customStyle="1" w:styleId="NumberedBulletEndPACKT">
    <w:name w:val="Numbered Bullet End [PACKT]"/>
    <w:basedOn w:val="NumberedBulletPACKT"/>
    <w:next w:val="NormalPACKT"/>
    <w:uiPriority w:val="99"/>
    <w:locked/>
    <w:rsid w:val="0074182A"/>
    <w:pPr>
      <w:spacing w:after="120"/>
    </w:pPr>
  </w:style>
  <w:style w:type="paragraph" w:customStyle="1" w:styleId="BulletWithinBulletPACKT">
    <w:name w:val="Bullet Within Bullet [PACKT]"/>
    <w:basedOn w:val="BulletPACKT"/>
    <w:uiPriority w:val="99"/>
    <w:locked/>
    <w:rsid w:val="0074182A"/>
    <w:pPr>
      <w:tabs>
        <w:tab w:val="clear" w:pos="360"/>
      </w:tabs>
      <w:ind w:left="1440" w:right="720"/>
    </w:pPr>
  </w:style>
  <w:style w:type="paragraph" w:customStyle="1" w:styleId="BulletWithinBulletEndPACKT">
    <w:name w:val="Bullet Within Bullet End [PACKT]"/>
    <w:basedOn w:val="BulletWithinBulletPACKT"/>
    <w:uiPriority w:val="99"/>
    <w:locked/>
    <w:rsid w:val="0074182A"/>
    <w:pPr>
      <w:spacing w:after="120"/>
    </w:pPr>
  </w:style>
  <w:style w:type="paragraph" w:customStyle="1" w:styleId="TipPACKT">
    <w:name w:val="Tip [PACKT]"/>
    <w:basedOn w:val="InformationBoxPACKT"/>
    <w:next w:val="NormalPACKT"/>
    <w:uiPriority w:val="99"/>
    <w:qFormat/>
    <w:rsid w:val="0074182A"/>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74182A"/>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74182A"/>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74182A"/>
  </w:style>
  <w:style w:type="paragraph" w:customStyle="1" w:styleId="PartTitlePACKT">
    <w:name w:val="Part Title [PACKT]"/>
    <w:basedOn w:val="PartPACKT"/>
    <w:uiPriority w:val="99"/>
    <w:qFormat/>
    <w:rsid w:val="0074182A"/>
    <w:rPr>
      <w:i/>
      <w:sz w:val="26"/>
      <w:u w:val="none"/>
    </w:rPr>
  </w:style>
  <w:style w:type="paragraph" w:customStyle="1" w:styleId="CommandLineEndPACKT">
    <w:name w:val="Command Line End [PACKT]"/>
    <w:basedOn w:val="CommandLinePACKT"/>
    <w:uiPriority w:val="99"/>
    <w:locked/>
    <w:rsid w:val="0074182A"/>
    <w:pPr>
      <w:spacing w:after="120"/>
    </w:pPr>
    <w:rPr>
      <w:bCs/>
      <w:noProof/>
      <w:szCs w:val="20"/>
      <w:lang w:eastAsia="en-US"/>
    </w:rPr>
  </w:style>
  <w:style w:type="paragraph" w:customStyle="1" w:styleId="CodeWithinBulletsPACKT">
    <w:name w:val="Code Within Bullets [PACKT]"/>
    <w:basedOn w:val="CodePACKT"/>
    <w:uiPriority w:val="99"/>
    <w:locked/>
    <w:rsid w:val="0074182A"/>
    <w:pPr>
      <w:ind w:left="1080"/>
    </w:pPr>
    <w:rPr>
      <w:szCs w:val="20"/>
    </w:rPr>
  </w:style>
  <w:style w:type="paragraph" w:customStyle="1" w:styleId="CodeWithinBulletsEndPACKT">
    <w:name w:val="Code Within Bullets End [PACKT]"/>
    <w:basedOn w:val="CodeWithinBulletsPACKT"/>
    <w:uiPriority w:val="99"/>
    <w:locked/>
    <w:rsid w:val="0074182A"/>
    <w:pPr>
      <w:spacing w:after="120"/>
    </w:pPr>
  </w:style>
  <w:style w:type="paragraph" w:customStyle="1" w:styleId="NumberedBulletWithinBulletPACKT">
    <w:name w:val="Numbered Bullet Within Bullet [PACKT]"/>
    <w:basedOn w:val="BulletWithinBulletPACKT"/>
    <w:uiPriority w:val="99"/>
    <w:locked/>
    <w:rsid w:val="0074182A"/>
    <w:pPr>
      <w:numPr>
        <w:numId w:val="10"/>
      </w:numPr>
    </w:pPr>
  </w:style>
  <w:style w:type="paragraph" w:customStyle="1" w:styleId="NumberedBulletWithinBulletEndPACKT">
    <w:name w:val="Numbered Bullet Within Bullet End [PACKT]"/>
    <w:basedOn w:val="NumberedBulletWithinBulletPACKT"/>
    <w:uiPriority w:val="99"/>
    <w:locked/>
    <w:rsid w:val="0074182A"/>
    <w:pPr>
      <w:spacing w:after="120"/>
    </w:pPr>
  </w:style>
  <w:style w:type="paragraph" w:customStyle="1" w:styleId="BulletWithinInformationBoxPACKT">
    <w:name w:val="Bullet Within Information Box [PACKT]"/>
    <w:basedOn w:val="InformationBoxPACKT"/>
    <w:uiPriority w:val="99"/>
    <w:qFormat/>
    <w:locked/>
    <w:rsid w:val="0074182A"/>
    <w:pPr>
      <w:spacing w:before="0" w:after="20"/>
      <w:ind w:left="1080" w:hanging="360"/>
    </w:pPr>
  </w:style>
  <w:style w:type="paragraph" w:customStyle="1" w:styleId="CodeWithinTipEndPACKT">
    <w:name w:val="Code Within Tip End [PACKT]"/>
    <w:basedOn w:val="CodeWithinTipPACKT"/>
    <w:uiPriority w:val="99"/>
    <w:qFormat/>
    <w:rsid w:val="0074182A"/>
    <w:pPr>
      <w:spacing w:after="120"/>
    </w:pPr>
  </w:style>
  <w:style w:type="paragraph" w:customStyle="1" w:styleId="CodeWithinInformationBoxPACKT">
    <w:name w:val="Code Within Information Box [PACKT]"/>
    <w:basedOn w:val="CodeWithinTipPACKT"/>
    <w:uiPriority w:val="99"/>
    <w:qFormat/>
    <w:rsid w:val="0074182A"/>
    <w:pPr>
      <w:pBdr>
        <w:top w:val="single" w:sz="4" w:space="6" w:color="auto"/>
        <w:left w:val="single" w:sz="4" w:space="4" w:color="auto"/>
        <w:bottom w:val="single" w:sz="4" w:space="9" w:color="auto"/>
        <w:right w:val="single" w:sz="4" w:space="4" w:color="auto"/>
      </w:pBdr>
      <w:spacing w:after="20"/>
    </w:pPr>
  </w:style>
  <w:style w:type="character" w:customStyle="1" w:styleId="ItalicsPACKT">
    <w:name w:val="Italics [PACKT]"/>
    <w:uiPriority w:val="99"/>
    <w:locked/>
    <w:rsid w:val="0074182A"/>
    <w:rPr>
      <w:i/>
      <w:color w:val="FF99CC"/>
    </w:rPr>
  </w:style>
  <w:style w:type="paragraph" w:customStyle="1" w:styleId="QuotePACKT">
    <w:name w:val="Quote [PACKT]"/>
    <w:basedOn w:val="NormalPACKT"/>
    <w:uiPriority w:val="99"/>
    <w:rsid w:val="0074182A"/>
    <w:pPr>
      <w:shd w:val="clear" w:color="auto" w:fill="FFFF00"/>
      <w:spacing w:before="180" w:after="180"/>
      <w:ind w:left="432" w:right="432"/>
    </w:pPr>
    <w:rPr>
      <w:i/>
    </w:rPr>
  </w:style>
  <w:style w:type="paragraph" w:customStyle="1" w:styleId="LayoutInformationPACKT">
    <w:name w:val="Layout Information [PACKT]"/>
    <w:basedOn w:val="NormalPACKT"/>
    <w:next w:val="NormalPACKT"/>
    <w:rsid w:val="0074182A"/>
    <w:rPr>
      <w:rFonts w:ascii="Arial" w:hAnsi="Arial"/>
      <w:b/>
      <w:color w:val="FF0000"/>
      <w:sz w:val="28"/>
      <w:szCs w:val="28"/>
    </w:rPr>
  </w:style>
  <w:style w:type="paragraph" w:customStyle="1" w:styleId="IgnorePACKT">
    <w:name w:val="Ignore [PACKT]"/>
    <w:basedOn w:val="FigureWithinTipPACKT"/>
    <w:uiPriority w:val="99"/>
    <w:qFormat/>
    <w:rsid w:val="0074182A"/>
  </w:style>
  <w:style w:type="paragraph" w:customStyle="1" w:styleId="FigureWithinTipPACKT">
    <w:name w:val="Figure Within Tip [PACKT]"/>
    <w:basedOn w:val="FigureWithinTableContentPACKT"/>
    <w:uiPriority w:val="99"/>
    <w:qFormat/>
    <w:rsid w:val="0074182A"/>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74182A"/>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74182A"/>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74182A"/>
  </w:style>
  <w:style w:type="paragraph" w:customStyle="1" w:styleId="InformationBoxWithinBulletPACKT">
    <w:name w:val="Information Box Within Bullet [PACKT]"/>
    <w:basedOn w:val="InformationBoxPACKT"/>
    <w:uiPriority w:val="99"/>
    <w:qFormat/>
    <w:rsid w:val="0074182A"/>
    <w:pPr>
      <w:ind w:left="1080"/>
    </w:pPr>
  </w:style>
  <w:style w:type="paragraph" w:customStyle="1" w:styleId="BulletWithinInformationBoxEndPACKT">
    <w:name w:val="Bullet Within Information Box End [PACKT]"/>
    <w:basedOn w:val="BulletWithinInformationBoxPACKT"/>
    <w:uiPriority w:val="99"/>
    <w:qFormat/>
    <w:rsid w:val="0074182A"/>
    <w:pPr>
      <w:spacing w:after="60"/>
    </w:pPr>
  </w:style>
  <w:style w:type="paragraph" w:customStyle="1" w:styleId="BulletWithinTipPACKT">
    <w:name w:val="Bullet Within Tip [PACKT]"/>
    <w:basedOn w:val="BulletWithinInformationBoxPACKT"/>
    <w:uiPriority w:val="99"/>
    <w:qFormat/>
    <w:rsid w:val="0074182A"/>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74182A"/>
    <w:pPr>
      <w:spacing w:after="60"/>
    </w:pPr>
  </w:style>
  <w:style w:type="paragraph" w:customStyle="1" w:styleId="CodeWithinInformationBoxEndPACKT">
    <w:name w:val="Code Within Information Box End [PACKT]"/>
    <w:basedOn w:val="CodeWithinInformationBoxPACKT"/>
    <w:qFormat/>
    <w:rsid w:val="0074182A"/>
    <w:pPr>
      <w:spacing w:before="180" w:after="180"/>
    </w:pPr>
  </w:style>
  <w:style w:type="paragraph" w:customStyle="1" w:styleId="CodeWithinTableColumnContentPACKT">
    <w:name w:val="Code Within Table Column Content [PACKT]"/>
    <w:basedOn w:val="CodeWithinTipEndPACKT"/>
    <w:uiPriority w:val="99"/>
    <w:qFormat/>
    <w:rsid w:val="0074182A"/>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74182A"/>
    <w:pPr>
      <w:spacing w:after="120"/>
    </w:pPr>
  </w:style>
  <w:style w:type="paragraph" w:customStyle="1" w:styleId="CommandLineWithinTipPACKT">
    <w:name w:val="Command Line Within Tip [PACKT]"/>
    <w:basedOn w:val="CommandLinePACKT"/>
    <w:uiPriority w:val="99"/>
    <w:qFormat/>
    <w:rsid w:val="0074182A"/>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74182A"/>
    <w:pPr>
      <w:spacing w:after="120"/>
    </w:pPr>
  </w:style>
  <w:style w:type="paragraph" w:customStyle="1" w:styleId="CommandLineWithinInformationBoxPACKT">
    <w:name w:val="Command Line Within Information Box [PACKT]"/>
    <w:basedOn w:val="CommandLineWithinTipPACKT"/>
    <w:uiPriority w:val="99"/>
    <w:qFormat/>
    <w:rsid w:val="0074182A"/>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74182A"/>
    <w:pPr>
      <w:spacing w:after="120"/>
    </w:pPr>
  </w:style>
  <w:style w:type="paragraph" w:customStyle="1" w:styleId="CommandLineWithinTableColumnContentPACKT">
    <w:name w:val="Command Line Within Table Column Content [PACKT]"/>
    <w:basedOn w:val="CommandLineWithinInformationBoxEndPACKT"/>
    <w:uiPriority w:val="99"/>
    <w:qFormat/>
    <w:rsid w:val="0074182A"/>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74182A"/>
    <w:pPr>
      <w:spacing w:after="120"/>
    </w:pPr>
  </w:style>
  <w:style w:type="paragraph" w:customStyle="1" w:styleId="CommandLineWithinBulletPACKT">
    <w:name w:val="Command Line Within Bullet [PACKT]"/>
    <w:basedOn w:val="CommandLineWithinTableColumnContentEndPACKT"/>
    <w:uiPriority w:val="99"/>
    <w:qFormat/>
    <w:rsid w:val="0074182A"/>
    <w:pPr>
      <w:ind w:left="720"/>
    </w:pPr>
  </w:style>
  <w:style w:type="paragraph" w:customStyle="1" w:styleId="CommandLineWithinBulletEndPACKT">
    <w:name w:val="Command Line Within Bullet End [PACKT]"/>
    <w:basedOn w:val="CommandLineWithinBulletPACKT"/>
    <w:uiPriority w:val="99"/>
    <w:qFormat/>
    <w:rsid w:val="0074182A"/>
  </w:style>
  <w:style w:type="paragraph" w:customStyle="1" w:styleId="QuoteWithinBulletPACKT">
    <w:name w:val="Quote Within Bullet [PACKT]"/>
    <w:basedOn w:val="QuotePACKT"/>
    <w:uiPriority w:val="99"/>
    <w:qFormat/>
    <w:rsid w:val="0074182A"/>
    <w:pPr>
      <w:ind w:left="864" w:right="864"/>
    </w:pPr>
  </w:style>
  <w:style w:type="paragraph" w:customStyle="1" w:styleId="RomanNumberedBulletPACKT">
    <w:name w:val="Roman Numbered Bullet [PACKT]"/>
    <w:basedOn w:val="NumberedBulletPACKT"/>
    <w:uiPriority w:val="99"/>
    <w:qFormat/>
    <w:rsid w:val="0074182A"/>
    <w:pPr>
      <w:numPr>
        <w:numId w:val="14"/>
      </w:numPr>
      <w:tabs>
        <w:tab w:val="clear" w:pos="360"/>
      </w:tabs>
    </w:pPr>
  </w:style>
  <w:style w:type="paragraph" w:customStyle="1" w:styleId="RomanNumberedBulletEndPACKT">
    <w:name w:val="Roman Numbered Bullet End [PACKT]"/>
    <w:basedOn w:val="RomanNumberedBulletPACKT"/>
    <w:uiPriority w:val="99"/>
    <w:qFormat/>
    <w:rsid w:val="0074182A"/>
    <w:pPr>
      <w:spacing w:after="120"/>
    </w:pPr>
  </w:style>
  <w:style w:type="character" w:customStyle="1" w:styleId="CodeHighlightedPACKT">
    <w:name w:val="Code Highlighted [PACKT]"/>
    <w:uiPriority w:val="99"/>
    <w:qFormat/>
    <w:rsid w:val="0074182A"/>
    <w:rPr>
      <w:rFonts w:ascii="Lucida Console" w:hAnsi="Lucida Console"/>
      <w:b/>
      <w:color w:val="747959"/>
      <w:sz w:val="18"/>
      <w:szCs w:val="18"/>
    </w:rPr>
  </w:style>
  <w:style w:type="character" w:customStyle="1" w:styleId="IconPACKT">
    <w:name w:val="Icon [PACKT]"/>
    <w:uiPriority w:val="99"/>
    <w:qFormat/>
    <w:rsid w:val="0074182A"/>
    <w:rPr>
      <w:rFonts w:ascii="Times New Roman" w:hAnsi="Times New Roman"/>
      <w:noProof/>
      <w:sz w:val="22"/>
    </w:rPr>
  </w:style>
  <w:style w:type="table" w:styleId="Tabela-Siatka">
    <w:name w:val="Table Grid"/>
    <w:basedOn w:val="Standardowy"/>
    <w:rsid w:val="0074182A"/>
    <w:pPr>
      <w:suppressAutoHyphens w:val="0"/>
    </w:pPr>
    <w:rPr>
      <w:rFonts w:ascii="Times New Roman" w:eastAsia="Times New Roman" w:hAnsi="Times New Roman" w:cs="Times New Roman"/>
      <w:sz w:val="20"/>
      <w:szCs w:val="20"/>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phabeticalBulletPACKT">
    <w:name w:val="Alphabetical Bullet [PACKT]"/>
    <w:basedOn w:val="Normalny"/>
    <w:uiPriority w:val="99"/>
    <w:qFormat/>
    <w:rsid w:val="0074182A"/>
    <w:pPr>
      <w:numPr>
        <w:numId w:val="20"/>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qFormat/>
    <w:rsid w:val="0074182A"/>
    <w:pPr>
      <w:spacing w:after="120"/>
    </w:pPr>
    <w:rPr>
      <w:bCs/>
    </w:rPr>
  </w:style>
  <w:style w:type="paragraph" w:customStyle="1" w:styleId="PartSectionPACKT">
    <w:name w:val="Part Section [PACKT]"/>
    <w:basedOn w:val="PartTitlePACKT"/>
    <w:uiPriority w:val="99"/>
    <w:qFormat/>
    <w:rsid w:val="0074182A"/>
    <w:rPr>
      <w:sz w:val="46"/>
    </w:rPr>
  </w:style>
  <w:style w:type="paragraph" w:customStyle="1" w:styleId="BulletWithinTableColumnContentPACKT">
    <w:name w:val="Bullet Within Table Column Content [PACKT]"/>
    <w:basedOn w:val="BulletPACKT"/>
    <w:uiPriority w:val="99"/>
    <w:qFormat/>
    <w:rsid w:val="0074182A"/>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74182A"/>
    <w:pPr>
      <w:spacing w:after="120"/>
    </w:pPr>
  </w:style>
  <w:style w:type="paragraph" w:customStyle="1" w:styleId="PartHeadingPACKT">
    <w:name w:val="Part Heading [PACKT]"/>
    <w:basedOn w:val="ChapterTitlePACKT"/>
    <w:qFormat/>
    <w:rsid w:val="0074182A"/>
  </w:style>
  <w:style w:type="paragraph" w:styleId="Tekstdymka">
    <w:name w:val="Balloon Text"/>
    <w:basedOn w:val="Normalny"/>
    <w:link w:val="TekstdymkaZnak"/>
    <w:rsid w:val="0074182A"/>
    <w:pPr>
      <w:spacing w:before="0" w:after="0"/>
    </w:pPr>
    <w:rPr>
      <w:rFonts w:ascii="Tahoma" w:hAnsi="Tahoma" w:cs="Times New Roman"/>
      <w:sz w:val="16"/>
      <w:szCs w:val="16"/>
      <w:lang w:val="x-none" w:eastAsia="x-none"/>
    </w:rPr>
  </w:style>
  <w:style w:type="character" w:customStyle="1" w:styleId="TekstdymkaZnak">
    <w:name w:val="Tekst dymka Znak"/>
    <w:link w:val="Tekstdymka"/>
    <w:rsid w:val="0074182A"/>
    <w:rPr>
      <w:rFonts w:ascii="Tahoma" w:eastAsia="Times New Roman" w:hAnsi="Tahoma" w:cs="Times New Roman"/>
      <w:bCs/>
      <w:sz w:val="16"/>
      <w:szCs w:val="16"/>
      <w:lang w:val="x-none" w:eastAsia="x-none"/>
    </w:rPr>
  </w:style>
  <w:style w:type="paragraph" w:customStyle="1" w:styleId="BulletWithoutBulletWithinBulletPACKT">
    <w:name w:val="Bullet Without Bullet Within Bullet [PACKT]"/>
    <w:basedOn w:val="BulletPACKT"/>
    <w:uiPriority w:val="99"/>
    <w:rsid w:val="0074182A"/>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74182A"/>
    <w:pPr>
      <w:spacing w:after="120"/>
    </w:pPr>
  </w:style>
  <w:style w:type="paragraph" w:customStyle="1" w:styleId="BulletWithoutBulletWithinNestedBulletPACKT">
    <w:name w:val="Bullet Without Bullet Within Nested Bullet [PACKT]"/>
    <w:basedOn w:val="BulletWithoutBulletWithinBulletPACKT"/>
    <w:uiPriority w:val="99"/>
    <w:rsid w:val="0074182A"/>
    <w:pPr>
      <w:ind w:left="1440"/>
    </w:pPr>
  </w:style>
  <w:style w:type="paragraph" w:customStyle="1" w:styleId="BulletWithoutBulletWithinNestedBulletEndPACKT">
    <w:name w:val="Bullet Without Bullet Within Nested Bullet End [PACKT]"/>
    <w:basedOn w:val="BulletWithoutBulletWithinNestedBulletPACKT"/>
    <w:uiPriority w:val="99"/>
    <w:rsid w:val="0074182A"/>
    <w:pPr>
      <w:spacing w:after="173"/>
    </w:pPr>
  </w:style>
  <w:style w:type="paragraph" w:customStyle="1" w:styleId="AppendixTitlePACKT">
    <w:name w:val="Appendix Title [PACKT]"/>
    <w:basedOn w:val="NormalPACKT"/>
    <w:uiPriority w:val="99"/>
    <w:rsid w:val="0074182A"/>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
    <w:name w:val="Numbered Bullet"/>
    <w:uiPriority w:val="99"/>
    <w:rsid w:val="0074182A"/>
  </w:style>
  <w:style w:type="numbering" w:customStyle="1" w:styleId="NumberedBulletWithinBullet">
    <w:name w:val="Numbered Bullet Within Bullet"/>
    <w:uiPriority w:val="99"/>
    <w:rsid w:val="0074182A"/>
    <w:pPr>
      <w:numPr>
        <w:numId w:val="9"/>
      </w:numPr>
    </w:pPr>
  </w:style>
  <w:style w:type="numbering" w:customStyle="1" w:styleId="RomanNumberedBullet">
    <w:name w:val="Roman Numbered Bullet"/>
    <w:uiPriority w:val="99"/>
    <w:rsid w:val="0074182A"/>
    <w:pPr>
      <w:numPr>
        <w:numId w:val="12"/>
      </w:numPr>
    </w:pPr>
  </w:style>
  <w:style w:type="numbering" w:customStyle="1" w:styleId="AlphabeticalBullet">
    <w:name w:val="Alphabetical Bullet"/>
    <w:uiPriority w:val="99"/>
    <w:rsid w:val="0074182A"/>
    <w:pPr>
      <w:numPr>
        <w:numId w:val="20"/>
      </w:numPr>
    </w:pPr>
  </w:style>
  <w:style w:type="paragraph" w:styleId="Tematkomentarza">
    <w:name w:val="annotation subject"/>
    <w:basedOn w:val="Tekstkomentarza"/>
    <w:next w:val="Tekstkomentarza"/>
    <w:link w:val="TematkomentarzaZnak"/>
    <w:uiPriority w:val="99"/>
    <w:semiHidden/>
    <w:unhideWhenUsed/>
    <w:rsid w:val="00150F53"/>
    <w:rPr>
      <w:b/>
    </w:rPr>
  </w:style>
  <w:style w:type="character" w:customStyle="1" w:styleId="TematkomentarzaZnak">
    <w:name w:val="Temat komentarza Znak"/>
    <w:basedOn w:val="TekstkomentarzaZnak"/>
    <w:link w:val="Tematkomentarza"/>
    <w:uiPriority w:val="99"/>
    <w:semiHidden/>
    <w:rsid w:val="00150F53"/>
    <w:rPr>
      <w:rFonts w:ascii="Arial" w:eastAsia="Times New Roman" w:hAnsi="Arial" w:cs="Arial"/>
      <w:b/>
      <w:bCs/>
      <w:sz w:val="20"/>
      <w:szCs w:val="20"/>
      <w:lang w:val="en-US" w:eastAsia="en-US"/>
    </w:rPr>
  </w:style>
  <w:style w:type="paragraph" w:styleId="Nagwek">
    <w:name w:val="header"/>
    <w:basedOn w:val="Normalny"/>
    <w:link w:val="NagwekZnak"/>
    <w:uiPriority w:val="99"/>
    <w:unhideWhenUsed/>
    <w:rsid w:val="0041166A"/>
    <w:pPr>
      <w:tabs>
        <w:tab w:val="center" w:pos="4513"/>
        <w:tab w:val="right" w:pos="9026"/>
      </w:tabs>
      <w:spacing w:before="0" w:after="0"/>
    </w:pPr>
  </w:style>
  <w:style w:type="character" w:customStyle="1" w:styleId="NagwekZnak">
    <w:name w:val="Nagłówek Znak"/>
    <w:basedOn w:val="Domylnaczcionkaakapitu"/>
    <w:link w:val="Nagwek"/>
    <w:uiPriority w:val="99"/>
    <w:rsid w:val="0041166A"/>
    <w:rPr>
      <w:rFonts w:ascii="Arial" w:eastAsia="Times New Roman" w:hAnsi="Arial" w:cs="Arial"/>
      <w:bCs/>
      <w:sz w:val="20"/>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578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kaggle.com/c/optiver-realized-volatility-prediction" TargetMode="External"/><Relationship Id="rId26" Type="http://schemas.openxmlformats.org/officeDocument/2006/relationships/hyperlink" Target="https://www.kaggle.com/c/optiver-realized-volatility-prediction/discussion/250695" TargetMode="External"/><Relationship Id="rId21" Type="http://schemas.openxmlformats.org/officeDocument/2006/relationships/hyperlink" Target="https://www.kaggle.com/c/optiver-realized-volatility-prediction/discussion/250612" TargetMode="External"/><Relationship Id="rId34"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kaggle.com/c/optiver-realized-volatility-prediction/discussion/260694" TargetMode="External"/><Relationship Id="rId33" Type="http://schemas.openxmlformats.org/officeDocument/2006/relationships/hyperlink" Target="https://www.kaggle.com/c/predicting-red-hat-business-value/discussion/23788"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kaggle.com/c/optiver-realized-volatility-prediction/discussion/263039" TargetMode="External"/><Relationship Id="rId29" Type="http://schemas.openxmlformats.org/officeDocument/2006/relationships/hyperlink" Target="https://www.kaggle.com/c/two-sigma-connect-rental-listing-inquiries/discussion/31870"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kaggle.com/c/optiver-realized-volatility-prediction/discussion/250650" TargetMode="External"/><Relationship Id="rId32" Type="http://schemas.openxmlformats.org/officeDocument/2006/relationships/hyperlink" Target="https://www.kaggle.com/c/santander-value-prediction-challenge/discussion/61172" TargetMode="External"/><Relationship Id="rId37" Type="http://schemas.microsoft.com/office/2011/relationships/people" Target="peop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www.kaggle.com/c/optiver-realized-volatility-prediction/discussion/249752" TargetMode="External"/><Relationship Id="rId28" Type="http://schemas.openxmlformats.org/officeDocument/2006/relationships/hyperlink" Target="https://www.kaggle.com/c/two-sigma-connect-rental-listing-inquiries/"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kaggle.com/c/optiver-realized-volatility-prediction/discussion/273923" TargetMode="External"/><Relationship Id="rId31" Type="http://schemas.openxmlformats.org/officeDocument/2006/relationships/hyperlink" Target="https://www.kaggle.com/c/airbus-ship-detection/discussion/64355"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www.kaggle.com/c/optiver-realized-volatility-prediction/discussion/273915" TargetMode="External"/><Relationship Id="rId27" Type="http://schemas.openxmlformats.org/officeDocument/2006/relationships/hyperlink" Target="https://www.kaggle.com/c/optiver-realized-volatility-prediction/discussion/262203" TargetMode="External"/><Relationship Id="rId30" Type="http://schemas.openxmlformats.org/officeDocument/2006/relationships/hyperlink" Target="https://www.kaggle.com/c/airbus-ship-detection" TargetMode="External"/><Relationship Id="rId35" Type="http://schemas.openxmlformats.org/officeDocument/2006/relationships/hyperlink" Target="https://www.kaggle.com/community-guidelines" TargetMode="External"/><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yw\OneDrive%20-%20Packt\Packt\AuthorBundle\Templates\269_New_Template_Normal_Series.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4" ma:contentTypeDescription="Create a new document." ma:contentTypeScope="" ma:versionID="b953ea9f91e3f460a912cef73f295b2a">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f8055f3a2c75c01846bf527ff8187dfb"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element ref="ns2:Asset_x0020_St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element name="Asset_x0020_Stage" ma:index="21" nillable="true" ma:displayName="Asset Stage" ma:description="This is a column to record the stages of a chapter" ma:format="Dropdown" ma:internalName="Asset_x0020_Stage">
      <xsd:simpleType>
        <xsd:restriction base="dms:Choice">
          <xsd:enumeration value="Preliminary Draft In"/>
          <xsd:enumeration value="Preliminary Draft Revision"/>
          <xsd:enumeration value="Revision Submission"/>
          <xsd:enumeration value="Preliminary Draft Approved"/>
          <xsd:enumeration value="Technical Review Sent"/>
          <xsd:enumeration value="Technical Review Received"/>
          <xsd:enumeration value="Core Edits Done"/>
          <xsd:enumeration value="AR Sent"/>
          <xsd:enumeration value="AR Back"/>
          <xsd:enumeration value="Final Draft Revision"/>
          <xsd:enumeration value="Final Draft Revision Received"/>
          <xsd:enumeration value="Sign Off"/>
          <xsd:enumeration value="Copy Edits Done"/>
          <xsd:enumeration value="Final Sign Off"/>
          <xsd:enumeration value="Technical Editing"/>
          <xsd:enumeration value="Placed for Indexing"/>
          <xsd:enumeration value="Indexed"/>
          <xsd:enumeration value="Layouts"/>
          <xsd:enumeration value="Proof Read Sent"/>
          <xsd:enumeration value="Proof Reading Done"/>
          <xsd:enumeration value="PR - DE checks"/>
          <xsd:enumeration value="PR - TE checks"/>
          <xsd:enumeration value="Prefinals Ready"/>
          <xsd:enumeration value="Prefinals Sent"/>
          <xsd:enumeration value="Prefinals Received"/>
          <xsd:enumeration value="Author - TE Checks"/>
          <xsd:enumeration value="Finals Completed"/>
          <xsd:enumeration value="​Indexer Finalization"/>
          <xsd:enumeration value="​Editor Finalization"/>
          <xsd:enumeration value="​Production Designer Finalization"/>
          <xsd:enumeration value="​Upload"/>
          <xsd:enumeration value="​Graphic and Code Bundle"/>
          <xsd:enumeration value="​Post Upload"/>
          <xsd:enumeration value="​Published"/>
        </xsd:restrictio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Asset_x0020_Stage xmlns="e7df6e9d-0615-47e4-a4ad-60fe01bbcbf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56BE51-4378-46F2-A159-752B4E7665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2A9596-4CED-4499-B291-A5EF1BD3DA55}">
  <ds:schemaRefs>
    <ds:schemaRef ds:uri="http://schemas.microsoft.com/office/2006/metadata/properties"/>
    <ds:schemaRef ds:uri="http://schemas.microsoft.com/office/infopath/2007/PartnerControls"/>
    <ds:schemaRef ds:uri="e7df6e9d-0615-47e4-a4ad-60fe01bbcbf5"/>
  </ds:schemaRefs>
</ds:datastoreItem>
</file>

<file path=customXml/itemProps3.xml><?xml version="1.0" encoding="utf-8"?>
<ds:datastoreItem xmlns:ds="http://schemas.openxmlformats.org/officeDocument/2006/customXml" ds:itemID="{E64E6DB1-B3E5-4214-B8C9-1C0EFDD9106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C:\Users\lucyw\OneDrive - Packt\Packt\AuthorBundle\Templates\269_New_Template_Normal_Series.dot</Template>
  <TotalTime>0</TotalTime>
  <Pages>15</Pages>
  <Words>2878</Words>
  <Characters>17271</Characters>
  <Application>Microsoft Office Word</Application>
  <DocSecurity>0</DocSecurity>
  <Lines>143</Lines>
  <Paragraphs>40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Banachewicz</dc:creator>
  <dc:description/>
  <cp:lastModifiedBy>BANACHEWICZ, Konrad</cp:lastModifiedBy>
  <cp:revision>2</cp:revision>
  <dcterms:created xsi:type="dcterms:W3CDTF">2022-01-24T00:14:00Z</dcterms:created>
  <dcterms:modified xsi:type="dcterms:W3CDTF">2022-01-24T00:14:00Z</dcterms:modified>
  <dc:language>en-SG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